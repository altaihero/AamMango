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131BC4" w14:textId="06FA1DD3" w:rsidR="00C517B3" w:rsidRPr="00885672" w:rsidRDefault="004526E3" w:rsidP="000D14CD">
      <w:pPr>
        <w:pStyle w:val="Heading3"/>
        <w:rPr>
          <w:caps/>
          <w:sz w:val="24"/>
        </w:rPr>
      </w:pPr>
      <w:r w:rsidRPr="00885672">
        <w:rPr>
          <w:sz w:val="24"/>
        </w:rPr>
        <w:t xml:space="preserve">AAMMANGO: A HINDI PRONUNCIATION TRAINING </w:t>
      </w:r>
      <w:r w:rsidR="003A5151" w:rsidRPr="00885672">
        <w:rPr>
          <w:sz w:val="24"/>
        </w:rPr>
        <w:t>WEB APPLICATION</w:t>
      </w:r>
    </w:p>
    <w:p w14:paraId="461CF7A2" w14:textId="77777777" w:rsidR="00C517B3" w:rsidRPr="00885672" w:rsidRDefault="00C517B3" w:rsidP="002613EA">
      <w:pPr>
        <w:jc w:val="center"/>
      </w:pPr>
    </w:p>
    <w:p w14:paraId="6054DBFD" w14:textId="77777777" w:rsidR="00C517B3" w:rsidRPr="00885672" w:rsidRDefault="00A60789" w:rsidP="002613EA">
      <w:pPr>
        <w:jc w:val="center"/>
        <w:rPr>
          <w:i/>
        </w:rPr>
      </w:pPr>
      <w:r w:rsidRPr="00885672">
        <w:rPr>
          <w:i/>
        </w:rPr>
        <w:t>Sumedha R. Pramod</w:t>
      </w:r>
    </w:p>
    <w:p w14:paraId="363563F0" w14:textId="4242B105" w:rsidR="004059E9" w:rsidRPr="00885672" w:rsidRDefault="0076295C" w:rsidP="002613EA">
      <w:pPr>
        <w:jc w:val="center"/>
        <w:rPr>
          <w:i/>
        </w:rPr>
      </w:pPr>
      <w:hyperlink r:id="rId9" w:history="1">
        <w:proofErr w:type="spellStart"/>
        <w:proofErr w:type="gramStart"/>
        <w:r w:rsidR="00ED7FFA" w:rsidRPr="00885672">
          <w:rPr>
            <w:rStyle w:val="Hyperlink"/>
            <w:i/>
          </w:rPr>
          <w:t>aammango.pramod.ninja</w:t>
        </w:r>
        <w:proofErr w:type="spellEnd"/>
        <w:proofErr w:type="gramEnd"/>
      </w:hyperlink>
    </w:p>
    <w:p w14:paraId="32886675" w14:textId="77777777" w:rsidR="00C517B3" w:rsidRPr="00885672" w:rsidRDefault="00C517B3" w:rsidP="002613EA">
      <w:pPr>
        <w:pStyle w:val="PageNumber1"/>
        <w:rPr>
          <w:rFonts w:ascii="Times New Roman" w:hAnsi="Times New Roman"/>
        </w:rPr>
      </w:pPr>
    </w:p>
    <w:p w14:paraId="383AFD69" w14:textId="40711BC5" w:rsidR="008F4C9A" w:rsidRPr="006966A5" w:rsidRDefault="00150E9E" w:rsidP="002613EA">
      <w:pPr>
        <w:pStyle w:val="PageNumber1"/>
        <w:rPr>
          <w:rFonts w:ascii="Times New Roman" w:hAnsi="Times New Roman"/>
        </w:rPr>
      </w:pPr>
      <w:r w:rsidRPr="00885672">
        <w:rPr>
          <w:rFonts w:ascii="Times New Roman" w:hAnsi="Times New Roman"/>
        </w:rPr>
        <w:t xml:space="preserve">Department of Computer Science, </w:t>
      </w:r>
      <w:r w:rsidR="008F4C9A" w:rsidRPr="00885672">
        <w:rPr>
          <w:rFonts w:ascii="Times New Roman" w:hAnsi="Times New Roman"/>
        </w:rPr>
        <w:t>University of Michigan</w:t>
      </w:r>
      <w:r w:rsidRPr="00885672">
        <w:rPr>
          <w:rFonts w:ascii="Times New Roman" w:hAnsi="Times New Roman"/>
        </w:rPr>
        <w:t>, Ann Arbor</w:t>
      </w:r>
    </w:p>
    <w:p w14:paraId="35CF5F69" w14:textId="05573F78" w:rsidR="00C517B3" w:rsidRPr="005E1D7F" w:rsidRDefault="00894DD3" w:rsidP="002613EA">
      <w:pPr>
        <w:pStyle w:val="PageNumber1"/>
        <w:rPr>
          <w:rFonts w:ascii="Times New Roman" w:hAnsi="Times New Roman"/>
        </w:rPr>
      </w:pPr>
      <w:r w:rsidRPr="00885672">
        <w:rPr>
          <w:rFonts w:ascii="Times New Roman" w:hAnsi="Times New Roman"/>
        </w:rPr>
        <w:t>EECS 49</w:t>
      </w:r>
      <w:r w:rsidR="00642811" w:rsidRPr="00FC6AD9">
        <w:rPr>
          <w:rFonts w:ascii="Times New Roman" w:hAnsi="Times New Roman"/>
        </w:rPr>
        <w:t>9</w:t>
      </w:r>
      <w:r w:rsidRPr="00FC6AD9">
        <w:rPr>
          <w:rFonts w:ascii="Times New Roman" w:hAnsi="Times New Roman"/>
        </w:rPr>
        <w:t xml:space="preserve"> </w:t>
      </w:r>
      <w:proofErr w:type="gramStart"/>
      <w:r w:rsidR="00642811" w:rsidRPr="00DD364D">
        <w:rPr>
          <w:rFonts w:ascii="Times New Roman" w:hAnsi="Times New Roman"/>
        </w:rPr>
        <w:t>Fall</w:t>
      </w:r>
      <w:proofErr w:type="gramEnd"/>
      <w:r w:rsidR="00642811" w:rsidRPr="00DD364D">
        <w:rPr>
          <w:rFonts w:ascii="Times New Roman" w:hAnsi="Times New Roman"/>
        </w:rPr>
        <w:t xml:space="preserve"> </w:t>
      </w:r>
      <w:r w:rsidR="00150E9E" w:rsidRPr="005E1D7F">
        <w:rPr>
          <w:rFonts w:ascii="Times New Roman" w:hAnsi="Times New Roman"/>
        </w:rPr>
        <w:t xml:space="preserve">2014 </w:t>
      </w:r>
      <w:r w:rsidRPr="005E1D7F">
        <w:rPr>
          <w:rFonts w:ascii="Times New Roman" w:hAnsi="Times New Roman"/>
        </w:rPr>
        <w:t>– Intelligent Interactive Systems</w:t>
      </w:r>
      <w:r w:rsidR="001218A0" w:rsidRPr="005E1D7F">
        <w:rPr>
          <w:rFonts w:ascii="Times New Roman" w:hAnsi="Times New Roman"/>
        </w:rPr>
        <w:t xml:space="preserve"> Independent Study</w:t>
      </w:r>
    </w:p>
    <w:p w14:paraId="6F8C0EDE" w14:textId="77777777" w:rsidR="00C517B3" w:rsidRPr="006966A5" w:rsidRDefault="00C517B3" w:rsidP="00736F23">
      <w:pPr>
        <w:rPr>
          <w:sz w:val="20"/>
        </w:rPr>
      </w:pPr>
    </w:p>
    <w:p w14:paraId="6B233EAD" w14:textId="77777777" w:rsidR="00C517B3" w:rsidRPr="006966A5" w:rsidRDefault="00C517B3" w:rsidP="00736F23">
      <w:pPr>
        <w:rPr>
          <w:sz w:val="20"/>
        </w:rPr>
        <w:sectPr w:rsidR="00C517B3" w:rsidRPr="006966A5">
          <w:headerReference w:type="default" r:id="rId10"/>
          <w:pgSz w:w="12240" w:h="15840" w:code="1"/>
          <w:pgMar w:top="1985" w:right="1080" w:bottom="1411" w:left="1080" w:header="720" w:footer="720" w:gutter="0"/>
          <w:cols w:space="720"/>
        </w:sectPr>
      </w:pPr>
    </w:p>
    <w:p w14:paraId="6854EF43" w14:textId="77777777" w:rsidR="00C517B3" w:rsidRPr="006966A5" w:rsidRDefault="00C517B3" w:rsidP="00736F23">
      <w:pPr>
        <w:rPr>
          <w:b/>
          <w:caps/>
          <w:sz w:val="20"/>
        </w:rPr>
      </w:pPr>
      <w:r w:rsidRPr="006966A5">
        <w:rPr>
          <w:b/>
          <w:sz w:val="20"/>
        </w:rPr>
        <w:lastRenderedPageBreak/>
        <w:t xml:space="preserve">1. </w:t>
      </w:r>
      <w:r w:rsidRPr="006966A5">
        <w:rPr>
          <w:b/>
          <w:caps/>
          <w:sz w:val="20"/>
        </w:rPr>
        <w:t>Introduction</w:t>
      </w:r>
    </w:p>
    <w:p w14:paraId="1D6BC09F" w14:textId="77777777" w:rsidR="00C517B3" w:rsidRPr="006966A5" w:rsidRDefault="00C517B3" w:rsidP="000D14CD">
      <w:pPr>
        <w:rPr>
          <w:sz w:val="20"/>
        </w:rPr>
      </w:pPr>
    </w:p>
    <w:p w14:paraId="0F2612E5" w14:textId="31D2B17D" w:rsidR="00A96518" w:rsidRPr="006966A5" w:rsidRDefault="009E2199" w:rsidP="00736F23">
      <w:pPr>
        <w:pStyle w:val="BodyTextIndent3"/>
        <w:ind w:firstLine="0"/>
        <w:jc w:val="left"/>
      </w:pPr>
      <w:r w:rsidRPr="006966A5">
        <w:t xml:space="preserve">There is surprisingly a very limited range of options in language learning </w:t>
      </w:r>
      <w:r w:rsidR="00986255" w:rsidRPr="006966A5">
        <w:t>tools, which</w:t>
      </w:r>
      <w:r w:rsidRPr="006966A5">
        <w:t xml:space="preserve"> are available to iOS users in the present day.</w:t>
      </w:r>
      <w:r w:rsidR="009132B9" w:rsidRPr="006966A5">
        <w:t xml:space="preserve"> </w:t>
      </w:r>
      <w:r w:rsidR="00FF17D4" w:rsidRPr="006966A5">
        <w:t xml:space="preserve">Of </w:t>
      </w:r>
      <w:r w:rsidR="009132B9" w:rsidRPr="006966A5">
        <w:t>the</w:t>
      </w:r>
      <w:r w:rsidR="00FF17D4" w:rsidRPr="006966A5">
        <w:t xml:space="preserve"> tools available in </w:t>
      </w:r>
      <w:r w:rsidR="001B450E" w:rsidRPr="006966A5">
        <w:t>the market</w:t>
      </w:r>
      <w:r w:rsidR="00047245" w:rsidRPr="006966A5">
        <w:t xml:space="preserve">, </w:t>
      </w:r>
      <w:r w:rsidR="00117226" w:rsidRPr="006966A5">
        <w:t>few</w:t>
      </w:r>
      <w:r w:rsidR="002B5CD7" w:rsidRPr="006966A5">
        <w:t xml:space="preserve"> </w:t>
      </w:r>
      <w:r w:rsidR="009132B9" w:rsidRPr="006966A5">
        <w:t>provide pronunciation feedback when dealing with complex languages, such as Hindi. Hindi</w:t>
      </w:r>
      <w:r w:rsidR="003D16DD" w:rsidRPr="006966A5">
        <w:t xml:space="preserve"> speech</w:t>
      </w:r>
      <w:r w:rsidR="009132B9" w:rsidRPr="006966A5">
        <w:t xml:space="preserve"> contains m</w:t>
      </w:r>
      <w:r w:rsidR="003D16DD" w:rsidRPr="006966A5">
        <w:t>any small nuances which</w:t>
      </w:r>
      <w:r w:rsidR="009E64C5" w:rsidRPr="006966A5">
        <w:t xml:space="preserve"> non-native </w:t>
      </w:r>
      <w:r w:rsidR="003D16DD" w:rsidRPr="006966A5">
        <w:t xml:space="preserve">speakers find extremely difficult to properly reproduce. </w:t>
      </w:r>
      <w:r w:rsidR="00F85850" w:rsidRPr="006966A5">
        <w:t xml:space="preserve">Many times, a small pronunciation </w:t>
      </w:r>
      <w:r w:rsidR="008A1843" w:rsidRPr="006966A5">
        <w:t>variance</w:t>
      </w:r>
      <w:r w:rsidR="00597A94" w:rsidRPr="006966A5">
        <w:t xml:space="preserve"> </w:t>
      </w:r>
      <w:r w:rsidR="00F85850" w:rsidRPr="006966A5">
        <w:t xml:space="preserve">can result in a completely different meaning. </w:t>
      </w:r>
      <w:r w:rsidR="00064735" w:rsidRPr="006966A5">
        <w:t xml:space="preserve">Few tools exist </w:t>
      </w:r>
      <w:r w:rsidR="00794658" w:rsidRPr="006966A5">
        <w:t>in the market today</w:t>
      </w:r>
      <w:r w:rsidR="00064735" w:rsidRPr="006966A5">
        <w:t xml:space="preserve">, such as </w:t>
      </w:r>
      <w:proofErr w:type="spellStart"/>
      <w:r w:rsidR="00064735" w:rsidRPr="006966A5">
        <w:t>DuoLingo</w:t>
      </w:r>
      <w:proofErr w:type="spellEnd"/>
      <w:r w:rsidR="00122B51" w:rsidRPr="006966A5">
        <w:t xml:space="preserve"> [2</w:t>
      </w:r>
      <w:r w:rsidR="00E82928" w:rsidRPr="006966A5">
        <w:t>]</w:t>
      </w:r>
      <w:r w:rsidR="00064735" w:rsidRPr="006966A5">
        <w:t xml:space="preserve"> and </w:t>
      </w:r>
      <w:proofErr w:type="gramStart"/>
      <w:r w:rsidR="00064735" w:rsidRPr="006966A5">
        <w:t>Rosetta Stone</w:t>
      </w:r>
      <w:proofErr w:type="gramEnd"/>
      <w:r w:rsidR="00122B51" w:rsidRPr="006966A5">
        <w:t xml:space="preserve"> [10</w:t>
      </w:r>
      <w:r w:rsidR="00E82928" w:rsidRPr="006966A5">
        <w:t>]</w:t>
      </w:r>
      <w:r w:rsidR="00064735" w:rsidRPr="006966A5">
        <w:t xml:space="preserve">. </w:t>
      </w:r>
    </w:p>
    <w:p w14:paraId="42AF9350" w14:textId="53774052" w:rsidR="00A96518" w:rsidRPr="006966A5" w:rsidRDefault="00A64A6F" w:rsidP="00736F23">
      <w:pPr>
        <w:pStyle w:val="BodyTextIndent3"/>
        <w:ind w:firstLine="360"/>
        <w:jc w:val="left"/>
      </w:pPr>
      <w:r w:rsidRPr="006966A5">
        <w:t xml:space="preserve">AamMango is aimed at providing users with a simple and intuitive </w:t>
      </w:r>
      <w:r w:rsidR="00FA20A8" w:rsidRPr="006966A5">
        <w:t xml:space="preserve">tool </w:t>
      </w:r>
      <w:r w:rsidRPr="006966A5">
        <w:t xml:space="preserve">to learn basic Hindi vocabulary. The application </w:t>
      </w:r>
      <w:r w:rsidR="00B572F3" w:rsidRPr="006966A5">
        <w:t xml:space="preserve">will serve as a vocabulary and pronunciation-learning guide for people trying to learn Hindi. The application will aim to teach users how to </w:t>
      </w:r>
      <w:r w:rsidR="00642B30" w:rsidRPr="006966A5">
        <w:t>pronounce a small set of vocabulary, focused on Indian foods</w:t>
      </w:r>
      <w:r w:rsidR="00560162" w:rsidRPr="006966A5">
        <w:t>.</w:t>
      </w:r>
    </w:p>
    <w:p w14:paraId="64B33FC6" w14:textId="7FDBF117" w:rsidR="00A96518" w:rsidRPr="006966A5" w:rsidRDefault="00DB2ED0" w:rsidP="00736F23">
      <w:pPr>
        <w:pStyle w:val="BodyTextIndent3"/>
        <w:ind w:firstLine="360"/>
        <w:jc w:val="left"/>
      </w:pPr>
      <w:r w:rsidRPr="006966A5">
        <w:t xml:space="preserve">One of the most difficult challenges in learning is the ability to correctly pronounce </w:t>
      </w:r>
      <w:r w:rsidR="004F06CD" w:rsidRPr="006966A5">
        <w:t>certain</w:t>
      </w:r>
      <w:r w:rsidRPr="006966A5">
        <w:t xml:space="preserve"> words </w:t>
      </w:r>
      <w:r w:rsidR="004F06CD" w:rsidRPr="006966A5">
        <w:t>and</w:t>
      </w:r>
      <w:r w:rsidRPr="006966A5">
        <w:t xml:space="preserve"> be able to reproduce the unique </w:t>
      </w:r>
      <w:r w:rsidR="00036C71" w:rsidRPr="006966A5">
        <w:t>sounds that</w:t>
      </w:r>
      <w:r w:rsidRPr="006966A5">
        <w:t xml:space="preserve"> make up the language. In </w:t>
      </w:r>
      <w:r w:rsidR="00B572F3" w:rsidRPr="006966A5">
        <w:t>addition</w:t>
      </w:r>
      <w:r w:rsidR="006E62C3" w:rsidRPr="006966A5">
        <w:t>,</w:t>
      </w:r>
      <w:r w:rsidR="00B572F3" w:rsidRPr="006966A5">
        <w:t xml:space="preserve"> there are many different words, which differ solely, based on aspirating certain syllables. </w:t>
      </w:r>
      <w:r w:rsidR="00163AFA" w:rsidRPr="006966A5">
        <w:t>AamMango</w:t>
      </w:r>
      <w:r w:rsidR="00B572F3" w:rsidRPr="006966A5">
        <w:t xml:space="preserve"> is aimed at helping people learn those subtleties while learning to speak some basic Hindi vocabulary. </w:t>
      </w:r>
    </w:p>
    <w:p w14:paraId="4BA2755B" w14:textId="7BC7F80A" w:rsidR="00A96518" w:rsidRPr="003A29E1" w:rsidRDefault="006B7AFD" w:rsidP="000D14CD">
      <w:pPr>
        <w:widowControl w:val="0"/>
        <w:autoSpaceDE w:val="0"/>
        <w:autoSpaceDN w:val="0"/>
        <w:adjustRightInd w:val="0"/>
        <w:ind w:firstLine="360"/>
        <w:rPr>
          <w:sz w:val="20"/>
        </w:rPr>
      </w:pPr>
      <w:r w:rsidRPr="006966A5">
        <w:rPr>
          <w:sz w:val="20"/>
        </w:rPr>
        <w:t xml:space="preserve">The complete Hindi consonant set with their phonetic property is given in </w:t>
      </w:r>
      <w:r w:rsidR="008F4C9A" w:rsidRPr="006966A5">
        <w:rPr>
          <w:sz w:val="20"/>
        </w:rPr>
        <w:t>table I</w:t>
      </w:r>
      <w:r w:rsidRPr="006966A5">
        <w:rPr>
          <w:sz w:val="20"/>
        </w:rPr>
        <w:t xml:space="preserve">. </w:t>
      </w:r>
      <w:r w:rsidR="00E67877" w:rsidRPr="006966A5">
        <w:rPr>
          <w:sz w:val="20"/>
        </w:rPr>
        <w:t xml:space="preserve">Many of the nasal </w:t>
      </w:r>
      <w:r w:rsidR="002A7352" w:rsidRPr="006966A5">
        <w:rPr>
          <w:sz w:val="20"/>
        </w:rPr>
        <w:t xml:space="preserve">tones, such as in the word language in Hindi, </w:t>
      </w:r>
      <w:proofErr w:type="spellStart"/>
      <w:r w:rsidR="002A7352" w:rsidRPr="006966A5">
        <w:rPr>
          <w:rFonts w:ascii="Kohinoor Devanagari Medium" w:hAnsi="Kohinoor Devanagari Medium" w:cs="Kohinoor Devanagari Medium"/>
          <w:sz w:val="20"/>
        </w:rPr>
        <w:t>भाषा</w:t>
      </w:r>
      <w:proofErr w:type="spellEnd"/>
      <w:r w:rsidR="002A7352" w:rsidRPr="006966A5">
        <w:rPr>
          <w:sz w:val="20"/>
        </w:rPr>
        <w:t xml:space="preserve"> </w:t>
      </w:r>
      <w:r w:rsidR="002A7352" w:rsidRPr="00885672">
        <w:rPr>
          <w:sz w:val="20"/>
        </w:rPr>
        <w:t>(</w:t>
      </w:r>
      <w:proofErr w:type="spellStart"/>
      <w:r w:rsidR="002A7352" w:rsidRPr="00885672">
        <w:rPr>
          <w:sz w:val="20"/>
        </w:rPr>
        <w:t>Bhāṣā</w:t>
      </w:r>
      <w:proofErr w:type="spellEnd"/>
      <w:r w:rsidR="00FE4540" w:rsidRPr="00FC6AD9">
        <w:rPr>
          <w:sz w:val="20"/>
        </w:rPr>
        <w:t>), which has a cerebral nasal tone,</w:t>
      </w:r>
      <w:r w:rsidR="002A7352" w:rsidRPr="005E1D7F">
        <w:rPr>
          <w:sz w:val="20"/>
        </w:rPr>
        <w:t xml:space="preserve"> </w:t>
      </w:r>
      <w:r w:rsidR="00ED50EE" w:rsidRPr="003A29E1">
        <w:rPr>
          <w:sz w:val="20"/>
        </w:rPr>
        <w:t>are extremely difficult to reproduce</w:t>
      </w:r>
    </w:p>
    <w:p w14:paraId="01E2BE2F" w14:textId="4213D946" w:rsidR="00A96518" w:rsidRPr="006966A5" w:rsidRDefault="00A96518" w:rsidP="00736F23">
      <w:pPr>
        <w:pStyle w:val="BodyTextIndent3"/>
        <w:ind w:firstLine="360"/>
        <w:jc w:val="left"/>
      </w:pPr>
      <w:r w:rsidRPr="006966A5">
        <w:t xml:space="preserve">This application is not aimed at teaching the user sentences and a breadth of vocabulary. </w:t>
      </w:r>
      <w:r w:rsidR="00094A26" w:rsidRPr="006966A5">
        <w:t>Rather it focuses</w:t>
      </w:r>
      <w:r w:rsidRPr="006966A5">
        <w:t xml:space="preserve"> on learning to pronounce the breadth of sounds in the Hindi vocabulary. Therefore,</w:t>
      </w:r>
      <w:r w:rsidR="002B62D8" w:rsidRPr="006966A5">
        <w:t xml:space="preserve"> contrary to</w:t>
      </w:r>
      <w:r w:rsidRPr="006966A5">
        <w:t xml:space="preserve"> having lots of sets of vocabularies and testing the user against them, the application will have a robust, but compact set of vocabulary flashcard decks which will allow them to become familiar with the different types of pronunciations that are available in the Hindi language. </w:t>
      </w:r>
    </w:p>
    <w:p w14:paraId="62BD592D" w14:textId="21317296" w:rsidR="007B2933" w:rsidRPr="006966A5" w:rsidRDefault="007B2933" w:rsidP="00736F23">
      <w:pPr>
        <w:pStyle w:val="BodyTextIndent3"/>
        <w:ind w:firstLine="360"/>
        <w:jc w:val="left"/>
      </w:pPr>
    </w:p>
    <w:p w14:paraId="15130910" w14:textId="77777777" w:rsidR="007B2933" w:rsidRPr="006966A5" w:rsidRDefault="007B2933" w:rsidP="00736F23">
      <w:pPr>
        <w:pStyle w:val="BodyTextIndent3"/>
        <w:ind w:firstLine="360"/>
        <w:jc w:val="left"/>
      </w:pPr>
    </w:p>
    <w:p w14:paraId="164F6C01" w14:textId="77777777" w:rsidR="007B2933" w:rsidRPr="006966A5" w:rsidRDefault="007B2933" w:rsidP="00736F23">
      <w:pPr>
        <w:pStyle w:val="BodyTextIndent3"/>
        <w:ind w:firstLine="360"/>
        <w:jc w:val="left"/>
      </w:pPr>
    </w:p>
    <w:p w14:paraId="7FEF16E2" w14:textId="77777777" w:rsidR="007B2933" w:rsidRPr="006966A5" w:rsidRDefault="007B2933" w:rsidP="00736F23">
      <w:pPr>
        <w:pStyle w:val="BodyTextIndent3"/>
        <w:ind w:firstLine="360"/>
        <w:jc w:val="left"/>
      </w:pPr>
    </w:p>
    <w:p w14:paraId="124DE8F8" w14:textId="77777777" w:rsidR="007B2933" w:rsidRPr="006966A5" w:rsidRDefault="007B2933" w:rsidP="00736F23">
      <w:pPr>
        <w:pStyle w:val="BodyTextIndent3"/>
        <w:ind w:firstLine="360"/>
        <w:jc w:val="left"/>
      </w:pPr>
    </w:p>
    <w:p w14:paraId="51EF3827" w14:textId="77777777" w:rsidR="007B2933" w:rsidRPr="006966A5" w:rsidRDefault="007B2933" w:rsidP="00736F23">
      <w:pPr>
        <w:pStyle w:val="BodyTextIndent3"/>
        <w:ind w:firstLine="360"/>
        <w:jc w:val="left"/>
      </w:pPr>
    </w:p>
    <w:p w14:paraId="72A6D183" w14:textId="77777777" w:rsidR="00A96518" w:rsidRPr="006966A5" w:rsidRDefault="00A96518" w:rsidP="000D14CD">
      <w:pPr>
        <w:rPr>
          <w:sz w:val="20"/>
        </w:rPr>
      </w:pPr>
    </w:p>
    <w:p w14:paraId="5E365E88" w14:textId="155FEFA7" w:rsidR="006B7AFD" w:rsidRPr="006966A5" w:rsidRDefault="00E67877" w:rsidP="00736F23">
      <w:pPr>
        <w:pStyle w:val="BodyTextIndent3"/>
        <w:ind w:firstLine="0"/>
        <w:jc w:val="left"/>
      </w:pPr>
      <w:r w:rsidRPr="006966A5">
        <w:t>TABLE I. HINDI CONSONANT SET</w:t>
      </w:r>
      <w:r w:rsidR="00393943" w:rsidRPr="006966A5">
        <w:t xml:space="preserve"> [1</w:t>
      </w:r>
      <w:r w:rsidR="008F4C9A" w:rsidRPr="006966A5">
        <w:t>]</w:t>
      </w:r>
    </w:p>
    <w:p w14:paraId="7FCC0AB7" w14:textId="77777777" w:rsidR="00F626C5" w:rsidRPr="006966A5" w:rsidRDefault="00F626C5" w:rsidP="00736F23">
      <w:pPr>
        <w:pStyle w:val="BodyTextIndent3"/>
        <w:ind w:firstLine="0"/>
        <w:jc w:val="left"/>
      </w:pPr>
    </w:p>
    <w:p w14:paraId="107DCABD" w14:textId="4789C765" w:rsidR="00B572F3" w:rsidRPr="00FC6AD9" w:rsidRDefault="00B32C54" w:rsidP="000D14CD">
      <w:pPr>
        <w:widowControl w:val="0"/>
        <w:autoSpaceDE w:val="0"/>
        <w:autoSpaceDN w:val="0"/>
        <w:adjustRightInd w:val="0"/>
      </w:pPr>
      <w:r w:rsidRPr="00885672">
        <w:rPr>
          <w:noProof/>
          <w:sz w:val="20"/>
        </w:rPr>
        <w:drawing>
          <wp:inline distT="0" distB="0" distL="0" distR="0" wp14:anchorId="213053FA" wp14:editId="56C465FF">
            <wp:extent cx="3145155" cy="249364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5155" cy="2493645"/>
                    </a:xfrm>
                    <a:prstGeom prst="rect">
                      <a:avLst/>
                    </a:prstGeom>
                    <a:noFill/>
                    <a:ln>
                      <a:noFill/>
                    </a:ln>
                  </pic:spPr>
                </pic:pic>
              </a:graphicData>
            </a:graphic>
          </wp:inline>
        </w:drawing>
      </w:r>
      <w:r w:rsidR="00B572F3" w:rsidRPr="00885672">
        <w:t xml:space="preserve"> </w:t>
      </w:r>
    </w:p>
    <w:p w14:paraId="52DD390C" w14:textId="57172537" w:rsidR="00C517B3" w:rsidRPr="003A29E1" w:rsidRDefault="00C517B3" w:rsidP="00736F23">
      <w:pPr>
        <w:rPr>
          <w:b/>
          <w:caps/>
          <w:sz w:val="20"/>
        </w:rPr>
      </w:pPr>
      <w:r w:rsidRPr="005E1D7F">
        <w:rPr>
          <w:b/>
          <w:caps/>
          <w:sz w:val="20"/>
        </w:rPr>
        <w:t xml:space="preserve">2. </w:t>
      </w:r>
      <w:r w:rsidR="00107B4C" w:rsidRPr="003A29E1">
        <w:rPr>
          <w:b/>
          <w:caps/>
          <w:sz w:val="20"/>
        </w:rPr>
        <w:t>Data</w:t>
      </w:r>
    </w:p>
    <w:p w14:paraId="73DCF200" w14:textId="77777777" w:rsidR="0044309D" w:rsidRPr="006966A5" w:rsidRDefault="0044309D" w:rsidP="00736F23">
      <w:pPr>
        <w:pStyle w:val="BodyTextIndent2"/>
        <w:ind w:firstLine="0"/>
        <w:jc w:val="left"/>
      </w:pPr>
    </w:p>
    <w:p w14:paraId="66A4BE22" w14:textId="2E6078DE" w:rsidR="00E61ED1" w:rsidRPr="006966A5" w:rsidRDefault="0044309D" w:rsidP="00736F23">
      <w:pPr>
        <w:rPr>
          <w:sz w:val="20"/>
        </w:rPr>
      </w:pPr>
      <w:r w:rsidRPr="006966A5">
        <w:rPr>
          <w:b/>
          <w:sz w:val="20"/>
        </w:rPr>
        <w:t xml:space="preserve">2.1. Initial Data Collection </w:t>
      </w:r>
      <w:r w:rsidRPr="006966A5">
        <w:rPr>
          <w:sz w:val="20"/>
        </w:rPr>
        <w:t xml:space="preserve"> </w:t>
      </w:r>
    </w:p>
    <w:p w14:paraId="433E7FAA" w14:textId="77777777" w:rsidR="005B677F" w:rsidRPr="00885672" w:rsidRDefault="005B677F" w:rsidP="00736F23">
      <w:pPr>
        <w:rPr>
          <w:b/>
          <w:caps/>
          <w:sz w:val="20"/>
        </w:rPr>
      </w:pPr>
    </w:p>
    <w:p w14:paraId="4EBC0C07" w14:textId="76A86725" w:rsidR="00B4356F" w:rsidRPr="006966A5" w:rsidRDefault="00B4356F" w:rsidP="00736F23">
      <w:pPr>
        <w:rPr>
          <w:sz w:val="20"/>
        </w:rPr>
      </w:pPr>
      <w:r w:rsidRPr="005E1D7F">
        <w:rPr>
          <w:sz w:val="20"/>
        </w:rPr>
        <w:t xml:space="preserve">Since this application is </w:t>
      </w:r>
      <w:r w:rsidR="0030547B" w:rsidRPr="005E1D7F">
        <w:rPr>
          <w:sz w:val="20"/>
        </w:rPr>
        <w:t xml:space="preserve">being tested </w:t>
      </w:r>
      <w:r w:rsidRPr="003A29E1">
        <w:rPr>
          <w:sz w:val="20"/>
        </w:rPr>
        <w:t xml:space="preserve">against </w:t>
      </w:r>
      <w:r w:rsidR="0079708E" w:rsidRPr="003A29E1">
        <w:rPr>
          <w:sz w:val="20"/>
        </w:rPr>
        <w:t xml:space="preserve">live </w:t>
      </w:r>
      <w:r w:rsidRPr="006966A5">
        <w:rPr>
          <w:sz w:val="20"/>
        </w:rPr>
        <w:t xml:space="preserve">user data, the testing </w:t>
      </w:r>
      <w:r w:rsidR="009941BD" w:rsidRPr="006966A5">
        <w:rPr>
          <w:sz w:val="20"/>
        </w:rPr>
        <w:t xml:space="preserve">data </w:t>
      </w:r>
      <w:r w:rsidRPr="006966A5">
        <w:rPr>
          <w:sz w:val="20"/>
        </w:rPr>
        <w:t xml:space="preserve">will be recorded </w:t>
      </w:r>
      <w:r w:rsidR="00C1181D" w:rsidRPr="006966A5">
        <w:rPr>
          <w:sz w:val="20"/>
        </w:rPr>
        <w:t xml:space="preserve">after </w:t>
      </w:r>
      <w:r w:rsidRPr="006966A5">
        <w:rPr>
          <w:sz w:val="20"/>
        </w:rPr>
        <w:t xml:space="preserve">the user presses the speak button on each flashcard. </w:t>
      </w:r>
      <w:r w:rsidR="00A6037F" w:rsidRPr="006966A5">
        <w:rPr>
          <w:sz w:val="20"/>
        </w:rPr>
        <w:t xml:space="preserve">This testing data will then be run in the goodness of pronunciation algorithm to </w:t>
      </w:r>
      <w:r w:rsidR="00F23601" w:rsidRPr="006966A5">
        <w:rPr>
          <w:sz w:val="20"/>
        </w:rPr>
        <w:t>gauge</w:t>
      </w:r>
      <w:r w:rsidR="00A6037F" w:rsidRPr="006966A5">
        <w:rPr>
          <w:sz w:val="20"/>
        </w:rPr>
        <w:t xml:space="preserve"> the accuracy of the user’s speech. </w:t>
      </w:r>
    </w:p>
    <w:p w14:paraId="795376AE" w14:textId="20EB7131" w:rsidR="001A0C7B" w:rsidRPr="006966A5" w:rsidRDefault="000E6102" w:rsidP="00736F23">
      <w:pPr>
        <w:ind w:firstLine="360"/>
        <w:rPr>
          <w:sz w:val="20"/>
        </w:rPr>
      </w:pPr>
      <w:r w:rsidRPr="006966A5">
        <w:rPr>
          <w:sz w:val="20"/>
        </w:rPr>
        <w:t>A phonetic</w:t>
      </w:r>
      <w:r w:rsidR="00B4356F" w:rsidRPr="006966A5">
        <w:rPr>
          <w:sz w:val="20"/>
        </w:rPr>
        <w:t xml:space="preserve"> dictionary from an open source Hindi ASR </w:t>
      </w:r>
      <w:r w:rsidR="00B94CE9" w:rsidRPr="006966A5">
        <w:rPr>
          <w:sz w:val="20"/>
        </w:rPr>
        <w:t xml:space="preserve">developed under </w:t>
      </w:r>
      <w:proofErr w:type="spellStart"/>
      <w:r w:rsidR="00B94CE9" w:rsidRPr="006966A5">
        <w:rPr>
          <w:sz w:val="20"/>
        </w:rPr>
        <w:t>Sarai</w:t>
      </w:r>
      <w:proofErr w:type="spellEnd"/>
      <w:r w:rsidR="00B94CE9" w:rsidRPr="006966A5">
        <w:rPr>
          <w:sz w:val="20"/>
        </w:rPr>
        <w:t xml:space="preserve"> FLOSS Fellowship in 2007</w:t>
      </w:r>
      <w:r w:rsidRPr="006966A5">
        <w:rPr>
          <w:sz w:val="20"/>
        </w:rPr>
        <w:t xml:space="preserve"> was used to create a custom </w:t>
      </w:r>
      <w:r w:rsidR="00455D19" w:rsidRPr="006966A5">
        <w:rPr>
          <w:sz w:val="20"/>
        </w:rPr>
        <w:t>Hindi</w:t>
      </w:r>
      <w:r w:rsidRPr="006966A5">
        <w:rPr>
          <w:sz w:val="20"/>
        </w:rPr>
        <w:t xml:space="preserve"> acoustic model</w:t>
      </w:r>
      <w:r w:rsidR="006E2865" w:rsidRPr="006966A5">
        <w:rPr>
          <w:sz w:val="20"/>
        </w:rPr>
        <w:t xml:space="preserve"> [</w:t>
      </w:r>
      <w:r w:rsidR="001B1C5D" w:rsidRPr="006966A5">
        <w:rPr>
          <w:sz w:val="20"/>
        </w:rPr>
        <w:t>5]</w:t>
      </w:r>
      <w:r w:rsidR="00B4356F" w:rsidRPr="006966A5">
        <w:rPr>
          <w:sz w:val="20"/>
        </w:rPr>
        <w:t xml:space="preserve">. </w:t>
      </w:r>
      <w:r w:rsidR="00890715" w:rsidRPr="006966A5">
        <w:rPr>
          <w:sz w:val="20"/>
        </w:rPr>
        <w:t xml:space="preserve">A language model was built using the phonetic dictionary provided with the Hindi ASR model in combination with CMU Sphinx tools for </w:t>
      </w:r>
      <w:r w:rsidR="00B4356F" w:rsidRPr="006966A5">
        <w:rPr>
          <w:sz w:val="20"/>
        </w:rPr>
        <w:t xml:space="preserve">the words in each of the flashcards as a model for expected input. The language model provided in the Hindi ASR is trained using audio samples that were recorded by native Hindi speakers 16KHz, 16 </w:t>
      </w:r>
      <w:proofErr w:type="gramStart"/>
      <w:r w:rsidR="00B4356F" w:rsidRPr="006966A5">
        <w:rPr>
          <w:sz w:val="20"/>
        </w:rPr>
        <w:t>bit</w:t>
      </w:r>
      <w:proofErr w:type="gramEnd"/>
      <w:r w:rsidR="00B4356F" w:rsidRPr="006966A5">
        <w:rPr>
          <w:sz w:val="20"/>
        </w:rPr>
        <w:t>, Microphone Based Acoustic Models and created from Clean Read Speech which results in a highly accurate Hindi language model. The training data is most accurate for native Hindi speakers from Delhi, Madhya Pradesh, Uttar Pradesh,</w:t>
      </w:r>
      <w:r w:rsidR="0060112B" w:rsidRPr="006966A5">
        <w:rPr>
          <w:sz w:val="20"/>
        </w:rPr>
        <w:t xml:space="preserve"> and</w:t>
      </w:r>
      <w:r w:rsidR="00B4356F" w:rsidRPr="006966A5">
        <w:rPr>
          <w:sz w:val="20"/>
        </w:rPr>
        <w:t xml:space="preserve"> some part</w:t>
      </w:r>
      <w:r w:rsidR="007D7B01" w:rsidRPr="006966A5">
        <w:rPr>
          <w:sz w:val="20"/>
        </w:rPr>
        <w:t>s</w:t>
      </w:r>
      <w:r w:rsidR="00B4356F" w:rsidRPr="006966A5">
        <w:rPr>
          <w:sz w:val="20"/>
        </w:rPr>
        <w:t xml:space="preserve"> of Rajasthan and Punjab,</w:t>
      </w:r>
      <w:r w:rsidR="005725DC" w:rsidRPr="006966A5">
        <w:rPr>
          <w:sz w:val="20"/>
        </w:rPr>
        <w:t xml:space="preserve"> This enables users to learn </w:t>
      </w:r>
      <w:r w:rsidR="00B4356F" w:rsidRPr="006966A5">
        <w:rPr>
          <w:sz w:val="20"/>
        </w:rPr>
        <w:t xml:space="preserve">to </w:t>
      </w:r>
      <w:r w:rsidR="00B4356F" w:rsidRPr="006966A5">
        <w:rPr>
          <w:sz w:val="20"/>
        </w:rPr>
        <w:lastRenderedPageBreak/>
        <w:t>speak like the people in Northern India</w:t>
      </w:r>
      <w:r w:rsidR="0060112B" w:rsidRPr="006966A5">
        <w:rPr>
          <w:sz w:val="20"/>
        </w:rPr>
        <w:t xml:space="preserve">, </w:t>
      </w:r>
      <w:r w:rsidR="00A746E3" w:rsidRPr="006966A5">
        <w:rPr>
          <w:sz w:val="20"/>
        </w:rPr>
        <w:t>in the more prominent Hindi speaking regions</w:t>
      </w:r>
      <w:r w:rsidR="00B4356F" w:rsidRPr="006966A5">
        <w:rPr>
          <w:sz w:val="20"/>
        </w:rPr>
        <w:t>. The data was collected from forty speakers saying fifty different sentences each.</w:t>
      </w:r>
      <w:r w:rsidRPr="006966A5">
        <w:rPr>
          <w:sz w:val="20"/>
        </w:rPr>
        <w:t xml:space="preserve"> </w:t>
      </w:r>
    </w:p>
    <w:p w14:paraId="6B0BCDF5" w14:textId="0B8A0ECF" w:rsidR="00523D65" w:rsidRPr="003A29E1" w:rsidRDefault="002E694E" w:rsidP="00736F23">
      <w:pPr>
        <w:ind w:firstLine="245"/>
        <w:rPr>
          <w:sz w:val="20"/>
        </w:rPr>
      </w:pPr>
      <w:r w:rsidRPr="006966A5">
        <w:rPr>
          <w:sz w:val="20"/>
        </w:rPr>
        <w:t xml:space="preserve">In order to store users and flashcard data, the Parse framework was integrated. Parse is a simple and light cloud </w:t>
      </w:r>
      <w:r w:rsidR="00E05589" w:rsidRPr="006966A5">
        <w:rPr>
          <w:sz w:val="20"/>
        </w:rPr>
        <w:t>database, which</w:t>
      </w:r>
      <w:r w:rsidRPr="006966A5">
        <w:rPr>
          <w:sz w:val="20"/>
        </w:rPr>
        <w:t xml:space="preserve"> allows for easy login management and </w:t>
      </w:r>
      <w:r w:rsidR="00A94350" w:rsidRPr="006966A5">
        <w:rPr>
          <w:sz w:val="20"/>
        </w:rPr>
        <w:t>social</w:t>
      </w:r>
      <w:r w:rsidRPr="006966A5">
        <w:rPr>
          <w:sz w:val="20"/>
        </w:rPr>
        <w:t xml:space="preserve"> media integration. </w:t>
      </w:r>
      <w:r w:rsidR="00F917C3" w:rsidRPr="006966A5">
        <w:rPr>
          <w:sz w:val="20"/>
        </w:rPr>
        <w:t xml:space="preserve">In addition, to translate each English word into Hindi script, the freely provided Bing Translator </w:t>
      </w:r>
      <w:r w:rsidR="00174FDB" w:rsidRPr="006966A5">
        <w:rPr>
          <w:sz w:val="20"/>
        </w:rPr>
        <w:t>API was used. Each of these API</w:t>
      </w:r>
      <w:r w:rsidR="00F917C3" w:rsidRPr="006966A5">
        <w:rPr>
          <w:sz w:val="20"/>
        </w:rPr>
        <w:t xml:space="preserve">s </w:t>
      </w:r>
      <w:r w:rsidR="00517EA8" w:rsidRPr="006966A5">
        <w:rPr>
          <w:sz w:val="20"/>
        </w:rPr>
        <w:t>was</w:t>
      </w:r>
      <w:r w:rsidR="00F917C3" w:rsidRPr="006966A5">
        <w:rPr>
          <w:sz w:val="20"/>
        </w:rPr>
        <w:t xml:space="preserve"> called using asynchronous HTTP calls followed by parsing the returned JSON data</w:t>
      </w:r>
      <w:r w:rsidR="00F917C3" w:rsidRPr="003A29E1">
        <w:rPr>
          <w:sz w:val="20"/>
        </w:rPr>
        <w:t xml:space="preserve">. </w:t>
      </w:r>
      <w:r w:rsidR="00FC760C" w:rsidRPr="003A29E1">
        <w:rPr>
          <w:sz w:val="20"/>
        </w:rPr>
        <w:t xml:space="preserve">For speech synthesis, Apple’s AVSpeechSynthesizer was used in conjunction with the “hi-in” voice, which takes in </w:t>
      </w:r>
      <w:r w:rsidR="001058BD" w:rsidRPr="003A29E1">
        <w:rPr>
          <w:sz w:val="20"/>
        </w:rPr>
        <w:t>Devanagiri</w:t>
      </w:r>
      <w:r w:rsidR="00FC760C" w:rsidRPr="003A29E1">
        <w:rPr>
          <w:sz w:val="20"/>
        </w:rPr>
        <w:t xml:space="preserve"> script text (</w:t>
      </w:r>
      <w:r w:rsidR="00EA5237" w:rsidRPr="003A29E1">
        <w:rPr>
          <w:sz w:val="20"/>
        </w:rPr>
        <w:t>Hindi</w:t>
      </w:r>
      <w:r w:rsidR="00FC760C" w:rsidRPr="003A29E1">
        <w:rPr>
          <w:sz w:val="20"/>
        </w:rPr>
        <w:t xml:space="preserve">) </w:t>
      </w:r>
      <w:r w:rsidR="00C011E1" w:rsidRPr="003A29E1">
        <w:rPr>
          <w:sz w:val="20"/>
        </w:rPr>
        <w:t xml:space="preserve">as input </w:t>
      </w:r>
      <w:r w:rsidR="00FC760C" w:rsidRPr="003A29E1">
        <w:rPr>
          <w:sz w:val="20"/>
        </w:rPr>
        <w:t xml:space="preserve">and </w:t>
      </w:r>
      <w:r w:rsidR="00C011E1" w:rsidRPr="003A29E1">
        <w:rPr>
          <w:sz w:val="20"/>
        </w:rPr>
        <w:t xml:space="preserve">returns a pronunciation of the inputted text. </w:t>
      </w:r>
    </w:p>
    <w:p w14:paraId="0AA48CB0" w14:textId="4AF81568" w:rsidR="007C51A2" w:rsidRPr="00DD364D" w:rsidRDefault="007C51A2" w:rsidP="00736F23">
      <w:pPr>
        <w:pStyle w:val="BodyTextIndent2"/>
        <w:ind w:firstLine="0"/>
        <w:jc w:val="left"/>
      </w:pPr>
    </w:p>
    <w:p w14:paraId="70ADF36E" w14:textId="3D69D446" w:rsidR="00523D65" w:rsidRPr="003A29E1" w:rsidRDefault="00523D65" w:rsidP="00736F23">
      <w:pPr>
        <w:rPr>
          <w:b/>
          <w:sz w:val="20"/>
        </w:rPr>
      </w:pPr>
      <w:r w:rsidRPr="00DD364D">
        <w:rPr>
          <w:b/>
          <w:sz w:val="20"/>
        </w:rPr>
        <w:t>2.</w:t>
      </w:r>
      <w:r w:rsidR="005B677F" w:rsidRPr="00B10911">
        <w:rPr>
          <w:b/>
          <w:sz w:val="20"/>
        </w:rPr>
        <w:t>2</w:t>
      </w:r>
      <w:r w:rsidR="00946C19" w:rsidRPr="00B10911">
        <w:rPr>
          <w:b/>
          <w:sz w:val="20"/>
        </w:rPr>
        <w:t>.</w:t>
      </w:r>
      <w:r w:rsidRPr="00B10911">
        <w:rPr>
          <w:b/>
          <w:sz w:val="20"/>
        </w:rPr>
        <w:t xml:space="preserve"> Acoustic Model </w:t>
      </w:r>
      <w:r w:rsidR="009B7790" w:rsidRPr="003A29E1">
        <w:rPr>
          <w:b/>
          <w:sz w:val="20"/>
        </w:rPr>
        <w:t>and Language Model</w:t>
      </w:r>
    </w:p>
    <w:p w14:paraId="5C60A497" w14:textId="77777777" w:rsidR="00523D65" w:rsidRPr="009B7790" w:rsidRDefault="00523D65" w:rsidP="00736F23">
      <w:pPr>
        <w:pStyle w:val="BodyTextIndent2"/>
        <w:ind w:firstLine="0"/>
        <w:jc w:val="left"/>
      </w:pPr>
    </w:p>
    <w:p w14:paraId="413B63F2" w14:textId="560B9D10" w:rsidR="009B7790" w:rsidRPr="009B7790" w:rsidRDefault="00125C92" w:rsidP="00736F23">
      <w:r w:rsidRPr="003A29E1">
        <w:rPr>
          <w:sz w:val="20"/>
        </w:rPr>
        <w:t>A custom phonetic dictionary was created and based an open source Hindi ASR developed under</w:t>
      </w:r>
      <w:r w:rsidR="008F5828" w:rsidRPr="003A29E1">
        <w:rPr>
          <w:sz w:val="20"/>
        </w:rPr>
        <w:t xml:space="preserve"> </w:t>
      </w:r>
      <w:proofErr w:type="spellStart"/>
      <w:r w:rsidR="008F5828" w:rsidRPr="003A29E1">
        <w:rPr>
          <w:sz w:val="20"/>
        </w:rPr>
        <w:t>Sarai</w:t>
      </w:r>
      <w:proofErr w:type="spellEnd"/>
      <w:r w:rsidR="008F5828" w:rsidRPr="003A29E1">
        <w:rPr>
          <w:sz w:val="20"/>
        </w:rPr>
        <w:t xml:space="preserve"> FLOSS Fellowship in 2007. This </w:t>
      </w:r>
      <w:r w:rsidRPr="003A29E1">
        <w:rPr>
          <w:sz w:val="20"/>
        </w:rPr>
        <w:t xml:space="preserve">was used to create a custom Hindi acoustic model [5]. </w:t>
      </w:r>
      <w:r w:rsidR="00B10911">
        <w:rPr>
          <w:sz w:val="20"/>
        </w:rPr>
        <w:t xml:space="preserve">The dictionary is attached in Section </w:t>
      </w:r>
      <w:ins w:id="0" w:author="Sumedha Pramod" w:date="2014-12-18T01:25:00Z">
        <w:r w:rsidR="002A241C">
          <w:rPr>
            <w:sz w:val="20"/>
          </w:rPr>
          <w:t>7</w:t>
        </w:r>
      </w:ins>
      <w:del w:id="1" w:author="Sumedha Pramod" w:date="2014-12-18T01:25:00Z">
        <w:r w:rsidR="00B10911" w:rsidDel="002A241C">
          <w:rPr>
            <w:sz w:val="20"/>
          </w:rPr>
          <w:delText>8</w:delText>
        </w:r>
      </w:del>
      <w:r w:rsidR="00B10911">
        <w:rPr>
          <w:sz w:val="20"/>
        </w:rPr>
        <w:t>.1.</w:t>
      </w:r>
    </w:p>
    <w:p w14:paraId="5C30BA1B" w14:textId="665E54C2" w:rsidR="008F5828" w:rsidRPr="000B589A" w:rsidRDefault="008F5828" w:rsidP="00736F23">
      <w:pPr>
        <w:ind w:firstLine="360"/>
        <w:rPr>
          <w:sz w:val="20"/>
        </w:rPr>
      </w:pPr>
      <w:r w:rsidRPr="000B589A">
        <w:rPr>
          <w:sz w:val="20"/>
        </w:rPr>
        <w:t>A language model was built using the</w:t>
      </w:r>
      <w:r>
        <w:rPr>
          <w:sz w:val="20"/>
        </w:rPr>
        <w:t xml:space="preserve"> newly created</w:t>
      </w:r>
      <w:r w:rsidRPr="008F5828">
        <w:rPr>
          <w:sz w:val="20"/>
        </w:rPr>
        <w:t xml:space="preserve"> phonetic dictionary in combination with CMU Sphinx tools for the words in each of the flashcards as a model for expected input. The language model </w:t>
      </w:r>
      <w:r w:rsidR="00582FD1">
        <w:rPr>
          <w:sz w:val="20"/>
        </w:rPr>
        <w:t>was</w:t>
      </w:r>
      <w:r w:rsidRPr="008F5828">
        <w:rPr>
          <w:sz w:val="20"/>
        </w:rPr>
        <w:t xml:space="preserve"> trained using audio samples that were recorded by </w:t>
      </w:r>
      <w:r w:rsidR="00582FD1">
        <w:rPr>
          <w:sz w:val="20"/>
        </w:rPr>
        <w:t>five native Hindi</w:t>
      </w:r>
      <w:r w:rsidR="000477B6">
        <w:rPr>
          <w:sz w:val="20"/>
        </w:rPr>
        <w:t xml:space="preserve">. </w:t>
      </w:r>
      <w:r w:rsidRPr="000B589A">
        <w:rPr>
          <w:sz w:val="20"/>
        </w:rPr>
        <w:t xml:space="preserve">The data was collected from </w:t>
      </w:r>
      <w:r w:rsidR="000477B6">
        <w:rPr>
          <w:sz w:val="20"/>
        </w:rPr>
        <w:t>five</w:t>
      </w:r>
      <w:r w:rsidRPr="000B589A">
        <w:rPr>
          <w:sz w:val="20"/>
        </w:rPr>
        <w:t xml:space="preserve"> speakers saying </w:t>
      </w:r>
      <w:r w:rsidR="000477B6">
        <w:rPr>
          <w:sz w:val="20"/>
        </w:rPr>
        <w:t>each word five times</w:t>
      </w:r>
      <w:r w:rsidR="005C6C86">
        <w:rPr>
          <w:sz w:val="20"/>
        </w:rPr>
        <w:t xml:space="preserve">, totaling to 420 samples per speaker. </w:t>
      </w:r>
      <w:r w:rsidRPr="000B589A">
        <w:rPr>
          <w:sz w:val="20"/>
        </w:rPr>
        <w:t xml:space="preserve"> </w:t>
      </w:r>
    </w:p>
    <w:p w14:paraId="66A7B5D8" w14:textId="77777777" w:rsidR="00DD364D" w:rsidRPr="008F5828" w:rsidRDefault="00DD364D" w:rsidP="00736F23">
      <w:pPr>
        <w:rPr>
          <w:b/>
          <w:sz w:val="20"/>
        </w:rPr>
      </w:pPr>
    </w:p>
    <w:p w14:paraId="7DC2E50A" w14:textId="77777777" w:rsidR="00523D65" w:rsidRPr="00DD364D" w:rsidRDefault="00523D65" w:rsidP="00736F23">
      <w:pPr>
        <w:rPr>
          <w:b/>
          <w:sz w:val="20"/>
        </w:rPr>
      </w:pPr>
    </w:p>
    <w:p w14:paraId="6804827D" w14:textId="2849349B" w:rsidR="00C517B3" w:rsidRPr="003A29E1" w:rsidRDefault="00C517B3" w:rsidP="00736F23">
      <w:pPr>
        <w:rPr>
          <w:b/>
          <w:caps/>
          <w:sz w:val="20"/>
        </w:rPr>
      </w:pPr>
      <w:r w:rsidRPr="003A29E1">
        <w:rPr>
          <w:b/>
          <w:caps/>
          <w:sz w:val="20"/>
        </w:rPr>
        <w:t xml:space="preserve">3. </w:t>
      </w:r>
      <w:r w:rsidR="00107B4C" w:rsidRPr="003A29E1">
        <w:rPr>
          <w:b/>
          <w:caps/>
          <w:sz w:val="20"/>
        </w:rPr>
        <w:t>methods</w:t>
      </w:r>
    </w:p>
    <w:p w14:paraId="74BDA759" w14:textId="77777777" w:rsidR="00294BFA" w:rsidRPr="003A29E1" w:rsidRDefault="00294BFA" w:rsidP="00736F23">
      <w:pPr>
        <w:pStyle w:val="BodyTextIndent2"/>
        <w:ind w:firstLine="0"/>
        <w:jc w:val="left"/>
      </w:pPr>
    </w:p>
    <w:p w14:paraId="58AE6DFD" w14:textId="20A01B96" w:rsidR="001769EC" w:rsidRPr="003A29E1" w:rsidRDefault="001769EC" w:rsidP="00736F23">
      <w:pPr>
        <w:pStyle w:val="BodyTextIndent2"/>
        <w:ind w:firstLine="0"/>
        <w:jc w:val="left"/>
      </w:pPr>
      <w:r w:rsidRPr="003A29E1">
        <w:t xml:space="preserve">When implementing a speech recognition system, there are a few available methods, but the most common tools used are CMU Sphinx and HTK. OpenEars is a recently developed </w:t>
      </w:r>
      <w:r w:rsidR="00933421" w:rsidRPr="003A29E1">
        <w:t xml:space="preserve">free </w:t>
      </w:r>
      <w:r w:rsidRPr="003A29E1">
        <w:t xml:space="preserve">iOS framework, which ports a lightweight version of the CMU Sphinx controllers, or pocketSphinx, to the iOS operating system for simple integration into Apple devices. </w:t>
      </w:r>
      <w:r w:rsidR="007B19E7" w:rsidRPr="003A29E1">
        <w:t xml:space="preserve"> </w:t>
      </w:r>
    </w:p>
    <w:p w14:paraId="36BE6A3D" w14:textId="77777777" w:rsidR="001769EC" w:rsidRPr="003A29E1" w:rsidRDefault="001769EC" w:rsidP="00736F23">
      <w:pPr>
        <w:pStyle w:val="BodyTextIndent2"/>
        <w:ind w:firstLine="0"/>
        <w:jc w:val="left"/>
      </w:pPr>
    </w:p>
    <w:p w14:paraId="2AC9F373" w14:textId="572CA41B" w:rsidR="00294BFA" w:rsidRPr="003A29E1" w:rsidRDefault="00294BFA" w:rsidP="00736F23">
      <w:pPr>
        <w:rPr>
          <w:b/>
          <w:sz w:val="20"/>
        </w:rPr>
      </w:pPr>
      <w:r w:rsidRPr="003A29E1">
        <w:rPr>
          <w:b/>
          <w:sz w:val="20"/>
        </w:rPr>
        <w:t xml:space="preserve">3.1. </w:t>
      </w:r>
      <w:r w:rsidR="0021440C" w:rsidRPr="003A29E1">
        <w:rPr>
          <w:b/>
          <w:sz w:val="20"/>
        </w:rPr>
        <w:t>Initial Implementation</w:t>
      </w:r>
      <w:r w:rsidR="000A0B72" w:rsidRPr="003A29E1">
        <w:rPr>
          <w:b/>
          <w:sz w:val="20"/>
        </w:rPr>
        <w:t xml:space="preserve"> (OpenEars + CMU Sphinx)</w:t>
      </w:r>
    </w:p>
    <w:p w14:paraId="208D4ED5" w14:textId="77777777" w:rsidR="00294BFA" w:rsidRPr="003A29E1" w:rsidRDefault="00294BFA" w:rsidP="00736F23">
      <w:pPr>
        <w:pStyle w:val="BodyTextIndent3"/>
        <w:ind w:firstLine="0"/>
        <w:jc w:val="left"/>
      </w:pPr>
    </w:p>
    <w:p w14:paraId="426E0F1B" w14:textId="3EFDA6E1" w:rsidR="0095108B" w:rsidRPr="003A29E1" w:rsidRDefault="0004432D" w:rsidP="00736F23">
      <w:pPr>
        <w:pStyle w:val="BodyTextIndent3"/>
        <w:ind w:firstLine="0"/>
        <w:jc w:val="left"/>
      </w:pPr>
      <w:r w:rsidRPr="003A29E1">
        <w:t>In order to integrate the provided acoustic model, the OpenEars framework was integrated into the</w:t>
      </w:r>
      <w:r w:rsidR="007C3EA9" w:rsidRPr="003A29E1">
        <w:t xml:space="preserve"> </w:t>
      </w:r>
      <w:r w:rsidRPr="003A29E1">
        <w:t xml:space="preserve">application to port the </w:t>
      </w:r>
      <w:r w:rsidR="00721291" w:rsidRPr="003A29E1">
        <w:t xml:space="preserve">CMU </w:t>
      </w:r>
      <w:r w:rsidRPr="003A29E1">
        <w:t>pocketSphinx controllers to iOS.</w:t>
      </w:r>
      <w:r w:rsidR="006A18DD" w:rsidRPr="003A29E1">
        <w:t xml:space="preserve"> </w:t>
      </w:r>
      <w:r w:rsidR="00A454B4" w:rsidRPr="003A29E1">
        <w:t xml:space="preserve">CMU Sphinx was also </w:t>
      </w:r>
      <w:r w:rsidR="00836DC9" w:rsidRPr="003A29E1">
        <w:t xml:space="preserve">essential </w:t>
      </w:r>
      <w:r w:rsidR="00A454B4" w:rsidRPr="003A29E1">
        <w:t xml:space="preserve">to create a basic language model to describe the grammar needed by the application. </w:t>
      </w:r>
      <w:r w:rsidR="006A18DD" w:rsidRPr="003A29E1">
        <w:t xml:space="preserve">However, OpenEars is not compatible out of the box with languages other than English and Spanish. </w:t>
      </w:r>
      <w:r w:rsidR="00FE5970" w:rsidRPr="003A29E1">
        <w:t xml:space="preserve"> </w:t>
      </w:r>
    </w:p>
    <w:p w14:paraId="705475EA" w14:textId="1FB1E104" w:rsidR="00480384" w:rsidRPr="003A29E1" w:rsidRDefault="00FB0406" w:rsidP="00736F23">
      <w:pPr>
        <w:pStyle w:val="BodyTextIndent3"/>
        <w:jc w:val="left"/>
      </w:pPr>
      <w:r w:rsidRPr="003A29E1">
        <w:t xml:space="preserve">In order to integrate a custom acoustic model into the OpenEars framework, a compatible bundle file must be created for the acoustic model. </w:t>
      </w:r>
      <w:r w:rsidR="004069D8" w:rsidRPr="003A29E1">
        <w:t xml:space="preserve">The bundle must contain the following files: </w:t>
      </w:r>
      <w:proofErr w:type="spellStart"/>
      <w:r w:rsidR="004069D8" w:rsidRPr="003A29E1">
        <w:rPr>
          <w:i/>
        </w:rPr>
        <w:t>feat.params</w:t>
      </w:r>
      <w:proofErr w:type="spellEnd"/>
      <w:r w:rsidR="004069D8" w:rsidRPr="003A29E1">
        <w:rPr>
          <w:i/>
        </w:rPr>
        <w:t xml:space="preserve">, </w:t>
      </w:r>
      <w:proofErr w:type="spellStart"/>
      <w:r w:rsidR="004069D8" w:rsidRPr="003A29E1">
        <w:rPr>
          <w:i/>
        </w:rPr>
        <w:t>mdef</w:t>
      </w:r>
      <w:proofErr w:type="spellEnd"/>
      <w:r w:rsidR="004069D8" w:rsidRPr="003A29E1">
        <w:rPr>
          <w:i/>
        </w:rPr>
        <w:t xml:space="preserve">, means, </w:t>
      </w:r>
      <w:proofErr w:type="spellStart"/>
      <w:r w:rsidR="004069D8" w:rsidRPr="003A29E1">
        <w:rPr>
          <w:i/>
        </w:rPr>
        <w:t>mixture_weights</w:t>
      </w:r>
      <w:proofErr w:type="spellEnd"/>
      <w:r w:rsidR="004069D8" w:rsidRPr="003A29E1">
        <w:rPr>
          <w:i/>
        </w:rPr>
        <w:t xml:space="preserve">, </w:t>
      </w:r>
      <w:proofErr w:type="spellStart"/>
      <w:r w:rsidR="004069D8" w:rsidRPr="003A29E1">
        <w:rPr>
          <w:i/>
        </w:rPr>
        <w:t>noisedict</w:t>
      </w:r>
      <w:proofErr w:type="spellEnd"/>
      <w:r w:rsidR="004069D8" w:rsidRPr="003A29E1">
        <w:rPr>
          <w:i/>
        </w:rPr>
        <w:t xml:space="preserve">, </w:t>
      </w:r>
      <w:proofErr w:type="spellStart"/>
      <w:r w:rsidR="004069D8" w:rsidRPr="003A29E1">
        <w:rPr>
          <w:i/>
        </w:rPr>
        <w:t>transition_matrices</w:t>
      </w:r>
      <w:proofErr w:type="spellEnd"/>
      <w:r w:rsidR="004069D8" w:rsidRPr="003A29E1">
        <w:rPr>
          <w:i/>
        </w:rPr>
        <w:t>, variances</w:t>
      </w:r>
      <w:r w:rsidR="004069D8" w:rsidRPr="003A29E1">
        <w:t xml:space="preserve">, in addition to a language model file and dictionary stored </w:t>
      </w:r>
      <w:r w:rsidR="00BF2303" w:rsidRPr="003A29E1">
        <w:t xml:space="preserve">directly </w:t>
      </w:r>
      <w:r w:rsidR="004069D8" w:rsidRPr="003A29E1">
        <w:t xml:space="preserve">within the </w:t>
      </w:r>
      <w:r w:rsidR="004069D8" w:rsidRPr="003A29E1">
        <w:lastRenderedPageBreak/>
        <w:t xml:space="preserve">application itself. </w:t>
      </w:r>
      <w:r w:rsidR="0095108B" w:rsidRPr="003A29E1">
        <w:t>All of these files</w:t>
      </w:r>
      <w:r w:rsidR="00B90C9B" w:rsidRPr="003A29E1">
        <w:t xml:space="preserve"> were </w:t>
      </w:r>
      <w:r w:rsidR="005E0E9C" w:rsidRPr="003A29E1">
        <w:t>available</w:t>
      </w:r>
      <w:r w:rsidR="00B90C9B" w:rsidRPr="003A29E1">
        <w:t xml:space="preserve"> in the </w:t>
      </w:r>
      <w:r w:rsidR="005E0E9C" w:rsidRPr="003A29E1">
        <w:t xml:space="preserve">provided </w:t>
      </w:r>
      <w:r w:rsidR="001B2974" w:rsidRPr="003A29E1">
        <w:t>Hindi acoustic model. However, the compiled bundle file</w:t>
      </w:r>
      <w:r w:rsidR="00E05AF9" w:rsidRPr="003A29E1">
        <w:t>,</w:t>
      </w:r>
      <w:r w:rsidR="001B2974" w:rsidRPr="003A29E1">
        <w:t xml:space="preserve"> when integrated into the application as a framework</w:t>
      </w:r>
      <w:r w:rsidR="00E65995" w:rsidRPr="003A29E1">
        <w:t>,</w:t>
      </w:r>
      <w:r w:rsidR="001B2974" w:rsidRPr="003A29E1">
        <w:t xml:space="preserve"> was not able to recognize</w:t>
      </w:r>
      <w:r w:rsidR="00156457" w:rsidRPr="003A29E1">
        <w:t xml:space="preserve"> the correct words. Majority of the hypotheses received from pocketSphinx </w:t>
      </w:r>
      <w:r w:rsidR="003D2821" w:rsidRPr="003A29E1">
        <w:t xml:space="preserve">were null. On occasion, the application received a non-null response, however it rarely corresponded to the correct word spoken. After testing various combinations of the files and feature parameters from the Hindi acoustic model, a new approach was necessary. </w:t>
      </w:r>
    </w:p>
    <w:p w14:paraId="733C96DA" w14:textId="77777777" w:rsidR="00480384" w:rsidRPr="003A29E1" w:rsidRDefault="00480384" w:rsidP="00736F23">
      <w:pPr>
        <w:pStyle w:val="BodyTextIndent2"/>
        <w:ind w:firstLine="0"/>
        <w:jc w:val="left"/>
      </w:pPr>
    </w:p>
    <w:p w14:paraId="76742B58" w14:textId="6B93D441" w:rsidR="00480384" w:rsidRPr="003A29E1" w:rsidRDefault="00480384" w:rsidP="00736F23">
      <w:pPr>
        <w:rPr>
          <w:b/>
          <w:sz w:val="20"/>
        </w:rPr>
      </w:pPr>
      <w:r w:rsidRPr="003A29E1">
        <w:rPr>
          <w:b/>
          <w:sz w:val="20"/>
        </w:rPr>
        <w:t>3.2. Implementation with English Acoustic Model</w:t>
      </w:r>
    </w:p>
    <w:p w14:paraId="61AFBC70" w14:textId="77777777" w:rsidR="00480384" w:rsidRPr="003A29E1" w:rsidRDefault="00480384" w:rsidP="00736F23">
      <w:pPr>
        <w:ind w:firstLine="360"/>
        <w:rPr>
          <w:sz w:val="20"/>
        </w:rPr>
      </w:pPr>
    </w:p>
    <w:p w14:paraId="3FEDCD89" w14:textId="410197FB" w:rsidR="006A30FB" w:rsidRDefault="00983440" w:rsidP="00736F23">
      <w:pPr>
        <w:pStyle w:val="BodyTextIndent3"/>
        <w:ind w:firstLine="0"/>
        <w:jc w:val="left"/>
      </w:pPr>
      <w:r w:rsidRPr="003A29E1">
        <w:t>Due to lack of compatibility with custom acoustic models</w:t>
      </w:r>
      <w:r w:rsidR="001E67F3" w:rsidRPr="003A29E1">
        <w:t xml:space="preserve"> with OpenEars</w:t>
      </w:r>
      <w:r w:rsidRPr="003A29E1">
        <w:t xml:space="preserve">, an attempt was made to add the Hindi words to the English phonetic dictionary while replacing the unusual phonemes with their appropriate </w:t>
      </w:r>
      <w:r w:rsidR="000C3435" w:rsidRPr="003A29E1">
        <w:t>English phoneme</w:t>
      </w:r>
      <w:r w:rsidR="00B600B0" w:rsidRPr="003A29E1">
        <w:t xml:space="preserve">. </w:t>
      </w:r>
      <w:r w:rsidR="0016381D" w:rsidRPr="003A29E1">
        <w:t>The p</w:t>
      </w:r>
      <w:r w:rsidR="0049603E" w:rsidRPr="003A29E1">
        <w:t xml:space="preserve">honemes were mapped as follows: </w:t>
      </w:r>
    </w:p>
    <w:p w14:paraId="13934CC7" w14:textId="77777777" w:rsidR="00DE6C9C" w:rsidRPr="003A29E1" w:rsidRDefault="00DE6C9C" w:rsidP="00736F23">
      <w:pPr>
        <w:pStyle w:val="BodyTextIndent3"/>
        <w:ind w:firstLine="0"/>
        <w:jc w:val="left"/>
      </w:pPr>
    </w:p>
    <w:p w14:paraId="55C90158" w14:textId="78B18835" w:rsidR="00494509" w:rsidRPr="003A29E1" w:rsidRDefault="006A30FB" w:rsidP="00736F23">
      <w:pPr>
        <w:pStyle w:val="BodyTextIndent2"/>
        <w:ind w:firstLine="0"/>
        <w:jc w:val="left"/>
        <w:rPr>
          <w:sz w:val="18"/>
          <w:szCs w:val="18"/>
        </w:rPr>
      </w:pPr>
      <w:r w:rsidRPr="003A29E1">
        <w:rPr>
          <w:sz w:val="18"/>
          <w:szCs w:val="18"/>
        </w:rPr>
        <w:t xml:space="preserve">TABLE II. </w:t>
      </w:r>
      <w:r w:rsidR="00824BAF" w:rsidRPr="003A29E1">
        <w:rPr>
          <w:sz w:val="18"/>
          <w:szCs w:val="18"/>
        </w:rPr>
        <w:t>HINDI TO ENGLISH PHONEME MAPPING</w:t>
      </w:r>
      <w:r w:rsidR="00B647FD" w:rsidRPr="003A29E1">
        <w:rPr>
          <w:sz w:val="18"/>
          <w:szCs w:val="18"/>
        </w:rPr>
        <w:t xml:space="preserve"> [3]</w:t>
      </w:r>
    </w:p>
    <w:p w14:paraId="396C036C" w14:textId="77777777" w:rsidR="00F626C5" w:rsidRPr="003A29E1" w:rsidRDefault="00F626C5" w:rsidP="00736F23">
      <w:pPr>
        <w:pStyle w:val="BodyTextIndent2"/>
        <w:ind w:firstLine="0"/>
        <w:jc w:val="left"/>
        <w:rPr>
          <w:sz w:val="18"/>
          <w:szCs w:val="18"/>
        </w:rPr>
      </w:pPr>
    </w:p>
    <w:tbl>
      <w:tblPr>
        <w:tblStyle w:val="TableGrid"/>
        <w:tblW w:w="0" w:type="auto"/>
        <w:jc w:val="center"/>
        <w:tblInd w:w="198" w:type="dxa"/>
        <w:tblLook w:val="04A0" w:firstRow="1" w:lastRow="0" w:firstColumn="1" w:lastColumn="0" w:noHBand="0" w:noVBand="1"/>
      </w:tblPr>
      <w:tblGrid>
        <w:gridCol w:w="567"/>
        <w:gridCol w:w="826"/>
        <w:gridCol w:w="519"/>
        <w:gridCol w:w="552"/>
        <w:gridCol w:w="471"/>
        <w:gridCol w:w="562"/>
      </w:tblGrid>
      <w:tr w:rsidR="00494509" w:rsidRPr="003A29E1" w14:paraId="17A02345" w14:textId="77777777" w:rsidTr="00736F23">
        <w:trPr>
          <w:jc w:val="center"/>
        </w:trPr>
        <w:tc>
          <w:tcPr>
            <w:tcW w:w="567" w:type="dxa"/>
          </w:tcPr>
          <w:p w14:paraId="079D3C66" w14:textId="6FA9C5A9" w:rsidR="00494509" w:rsidRPr="003A29E1" w:rsidRDefault="00494509" w:rsidP="00736F23">
            <w:pPr>
              <w:pStyle w:val="BodyTextIndent3"/>
              <w:ind w:firstLine="0"/>
              <w:jc w:val="left"/>
            </w:pPr>
            <w:proofErr w:type="spellStart"/>
            <w:proofErr w:type="gramStart"/>
            <w:r w:rsidRPr="003A29E1">
              <w:t>kh</w:t>
            </w:r>
            <w:proofErr w:type="spellEnd"/>
            <w:proofErr w:type="gramEnd"/>
          </w:p>
        </w:tc>
        <w:tc>
          <w:tcPr>
            <w:tcW w:w="826" w:type="dxa"/>
          </w:tcPr>
          <w:p w14:paraId="3622CF5A" w14:textId="5F10E68B" w:rsidR="00494509" w:rsidRPr="003A29E1" w:rsidRDefault="00494509" w:rsidP="00736F23">
            <w:pPr>
              <w:pStyle w:val="BodyTextIndent3"/>
              <w:ind w:firstLine="0"/>
              <w:jc w:val="left"/>
            </w:pPr>
            <w:proofErr w:type="gramStart"/>
            <w:r w:rsidRPr="003A29E1">
              <w:t>k</w:t>
            </w:r>
            <w:proofErr w:type="gramEnd"/>
          </w:p>
        </w:tc>
        <w:tc>
          <w:tcPr>
            <w:tcW w:w="519" w:type="dxa"/>
          </w:tcPr>
          <w:p w14:paraId="70796F4F" w14:textId="26694FF8" w:rsidR="00494509" w:rsidRPr="003A29E1" w:rsidRDefault="00494509" w:rsidP="00736F23">
            <w:pPr>
              <w:pStyle w:val="BodyTextIndent3"/>
              <w:ind w:firstLine="0"/>
              <w:jc w:val="left"/>
            </w:pPr>
            <w:proofErr w:type="gramStart"/>
            <w:r w:rsidRPr="003A29E1">
              <w:t>b</w:t>
            </w:r>
            <w:proofErr w:type="gramEnd"/>
          </w:p>
        </w:tc>
        <w:tc>
          <w:tcPr>
            <w:tcW w:w="552" w:type="dxa"/>
          </w:tcPr>
          <w:p w14:paraId="7DB00BB4" w14:textId="1590693A" w:rsidR="00494509" w:rsidRPr="003A29E1" w:rsidRDefault="0060112B" w:rsidP="00736F23">
            <w:pPr>
              <w:pStyle w:val="BodyTextIndent3"/>
              <w:ind w:firstLine="0"/>
              <w:jc w:val="left"/>
            </w:pPr>
            <w:r w:rsidRPr="003A29E1">
              <w:t>B</w:t>
            </w:r>
          </w:p>
        </w:tc>
        <w:tc>
          <w:tcPr>
            <w:tcW w:w="471" w:type="dxa"/>
          </w:tcPr>
          <w:p w14:paraId="65BDE8B5" w14:textId="3E3AC9C0" w:rsidR="00494509" w:rsidRPr="003A29E1" w:rsidRDefault="00494509" w:rsidP="00736F23">
            <w:pPr>
              <w:pStyle w:val="BodyTextIndent3"/>
              <w:ind w:firstLine="0"/>
              <w:jc w:val="left"/>
            </w:pPr>
            <w:proofErr w:type="gramStart"/>
            <w:r w:rsidRPr="003A29E1">
              <w:t>n</w:t>
            </w:r>
            <w:proofErr w:type="gramEnd"/>
          </w:p>
        </w:tc>
        <w:tc>
          <w:tcPr>
            <w:tcW w:w="562" w:type="dxa"/>
          </w:tcPr>
          <w:p w14:paraId="41954C62" w14:textId="705AAE67" w:rsidR="00494509" w:rsidRPr="003A29E1" w:rsidRDefault="00494509" w:rsidP="00736F23">
            <w:pPr>
              <w:pStyle w:val="BodyTextIndent3"/>
              <w:ind w:firstLine="0"/>
              <w:jc w:val="left"/>
            </w:pPr>
            <w:proofErr w:type="gramStart"/>
            <w:r w:rsidRPr="003A29E1">
              <w:t>n</w:t>
            </w:r>
            <w:proofErr w:type="gramEnd"/>
          </w:p>
        </w:tc>
      </w:tr>
      <w:tr w:rsidR="00494509" w:rsidRPr="003A29E1" w14:paraId="065A87E9" w14:textId="77777777" w:rsidTr="00736F23">
        <w:trPr>
          <w:jc w:val="center"/>
        </w:trPr>
        <w:tc>
          <w:tcPr>
            <w:tcW w:w="567" w:type="dxa"/>
          </w:tcPr>
          <w:p w14:paraId="7575D578" w14:textId="2319F699" w:rsidR="00494509" w:rsidRPr="003A29E1" w:rsidRDefault="00494509" w:rsidP="00736F23">
            <w:pPr>
              <w:pStyle w:val="BodyTextIndent3"/>
              <w:ind w:firstLine="0"/>
              <w:jc w:val="left"/>
            </w:pPr>
            <w:proofErr w:type="spellStart"/>
            <w:proofErr w:type="gramStart"/>
            <w:r w:rsidRPr="003A29E1">
              <w:t>ai</w:t>
            </w:r>
            <w:proofErr w:type="spellEnd"/>
            <w:proofErr w:type="gramEnd"/>
          </w:p>
        </w:tc>
        <w:tc>
          <w:tcPr>
            <w:tcW w:w="826" w:type="dxa"/>
          </w:tcPr>
          <w:p w14:paraId="448B60C4" w14:textId="361606A0" w:rsidR="00494509" w:rsidRPr="003A29E1" w:rsidRDefault="00494509" w:rsidP="00736F23">
            <w:pPr>
              <w:pStyle w:val="BodyTextIndent3"/>
              <w:ind w:firstLine="0"/>
              <w:jc w:val="left"/>
            </w:pPr>
            <w:proofErr w:type="spellStart"/>
            <w:proofErr w:type="gramStart"/>
            <w:r w:rsidRPr="003A29E1">
              <w:t>ey</w:t>
            </w:r>
            <w:proofErr w:type="spellEnd"/>
            <w:proofErr w:type="gramEnd"/>
          </w:p>
        </w:tc>
        <w:tc>
          <w:tcPr>
            <w:tcW w:w="519" w:type="dxa"/>
          </w:tcPr>
          <w:p w14:paraId="320C28EE" w14:textId="06090710" w:rsidR="00494509" w:rsidRPr="003A29E1" w:rsidRDefault="00494509" w:rsidP="00736F23">
            <w:pPr>
              <w:pStyle w:val="BodyTextIndent3"/>
              <w:ind w:firstLine="0"/>
              <w:jc w:val="left"/>
            </w:pPr>
            <w:proofErr w:type="gramStart"/>
            <w:r w:rsidRPr="003A29E1">
              <w:t>e</w:t>
            </w:r>
            <w:proofErr w:type="gramEnd"/>
          </w:p>
        </w:tc>
        <w:tc>
          <w:tcPr>
            <w:tcW w:w="552" w:type="dxa"/>
          </w:tcPr>
          <w:p w14:paraId="178AF141" w14:textId="01D1AF98" w:rsidR="00494509" w:rsidRPr="003A29E1" w:rsidRDefault="0060112B" w:rsidP="00736F23">
            <w:pPr>
              <w:pStyle w:val="BodyTextIndent3"/>
              <w:ind w:firstLine="0"/>
              <w:jc w:val="left"/>
            </w:pPr>
            <w:proofErr w:type="spellStart"/>
            <w:r w:rsidRPr="003A29E1">
              <w:t>I</w:t>
            </w:r>
            <w:r w:rsidR="00494509" w:rsidRPr="003A29E1">
              <w:t>h</w:t>
            </w:r>
            <w:proofErr w:type="spellEnd"/>
          </w:p>
        </w:tc>
        <w:tc>
          <w:tcPr>
            <w:tcW w:w="471" w:type="dxa"/>
          </w:tcPr>
          <w:p w14:paraId="48560655" w14:textId="4E57935F" w:rsidR="00494509" w:rsidRPr="003A29E1" w:rsidRDefault="00494509" w:rsidP="00736F23">
            <w:pPr>
              <w:pStyle w:val="BodyTextIndent3"/>
              <w:ind w:firstLine="0"/>
              <w:jc w:val="left"/>
            </w:pPr>
            <w:proofErr w:type="gramStart"/>
            <w:r w:rsidRPr="003A29E1">
              <w:t>p</w:t>
            </w:r>
            <w:proofErr w:type="gramEnd"/>
          </w:p>
        </w:tc>
        <w:tc>
          <w:tcPr>
            <w:tcW w:w="562" w:type="dxa"/>
          </w:tcPr>
          <w:p w14:paraId="273DBBCE" w14:textId="10BD8B37" w:rsidR="00494509" w:rsidRPr="003A29E1" w:rsidRDefault="00494509" w:rsidP="00736F23">
            <w:pPr>
              <w:pStyle w:val="BodyTextIndent3"/>
              <w:ind w:firstLine="0"/>
              <w:jc w:val="left"/>
            </w:pPr>
            <w:proofErr w:type="gramStart"/>
            <w:r w:rsidRPr="003A29E1">
              <w:t>p</w:t>
            </w:r>
            <w:proofErr w:type="gramEnd"/>
          </w:p>
        </w:tc>
      </w:tr>
      <w:tr w:rsidR="00494509" w:rsidRPr="003A29E1" w14:paraId="12A7EA34" w14:textId="77777777" w:rsidTr="00736F23">
        <w:trPr>
          <w:jc w:val="center"/>
        </w:trPr>
        <w:tc>
          <w:tcPr>
            <w:tcW w:w="567" w:type="dxa"/>
          </w:tcPr>
          <w:p w14:paraId="5A1CA05A" w14:textId="52927F71" w:rsidR="00494509" w:rsidRPr="003A29E1" w:rsidRDefault="00494509" w:rsidP="00736F23">
            <w:pPr>
              <w:pStyle w:val="BodyTextIndent3"/>
              <w:ind w:firstLine="0"/>
              <w:jc w:val="left"/>
            </w:pPr>
            <w:proofErr w:type="spellStart"/>
            <w:r w:rsidRPr="003A29E1">
              <w:t>ch</w:t>
            </w:r>
            <w:proofErr w:type="spellEnd"/>
          </w:p>
        </w:tc>
        <w:tc>
          <w:tcPr>
            <w:tcW w:w="826" w:type="dxa"/>
          </w:tcPr>
          <w:p w14:paraId="17408B11" w14:textId="592FF04F" w:rsidR="00494509" w:rsidRPr="003A29E1" w:rsidRDefault="00494509" w:rsidP="00736F23">
            <w:pPr>
              <w:pStyle w:val="BodyTextIndent3"/>
              <w:ind w:firstLine="0"/>
              <w:jc w:val="left"/>
            </w:pPr>
            <w:proofErr w:type="gramStart"/>
            <w:r w:rsidRPr="003A29E1">
              <w:t>t</w:t>
            </w:r>
            <w:proofErr w:type="gramEnd"/>
          </w:p>
        </w:tc>
        <w:tc>
          <w:tcPr>
            <w:tcW w:w="519" w:type="dxa"/>
          </w:tcPr>
          <w:p w14:paraId="2223D402" w14:textId="1F22F3DF" w:rsidR="00494509" w:rsidRPr="003A29E1" w:rsidRDefault="00494509" w:rsidP="00736F23">
            <w:pPr>
              <w:pStyle w:val="BodyTextIndent3"/>
              <w:ind w:firstLine="0"/>
              <w:jc w:val="left"/>
            </w:pPr>
            <w:proofErr w:type="gramStart"/>
            <w:r w:rsidRPr="003A29E1">
              <w:t>d</w:t>
            </w:r>
            <w:proofErr w:type="gramEnd"/>
          </w:p>
        </w:tc>
        <w:tc>
          <w:tcPr>
            <w:tcW w:w="552" w:type="dxa"/>
          </w:tcPr>
          <w:p w14:paraId="5389197B" w14:textId="0A26FE62" w:rsidR="00494509" w:rsidRPr="003A29E1" w:rsidRDefault="0060112B" w:rsidP="00736F23">
            <w:pPr>
              <w:pStyle w:val="BodyTextIndent3"/>
              <w:ind w:firstLine="0"/>
              <w:jc w:val="left"/>
            </w:pPr>
            <w:r w:rsidRPr="003A29E1">
              <w:t>V</w:t>
            </w:r>
          </w:p>
        </w:tc>
        <w:tc>
          <w:tcPr>
            <w:tcW w:w="471" w:type="dxa"/>
          </w:tcPr>
          <w:p w14:paraId="4DA36BD5" w14:textId="63E97304" w:rsidR="00494509" w:rsidRPr="003A29E1" w:rsidRDefault="00494509" w:rsidP="00736F23">
            <w:pPr>
              <w:pStyle w:val="BodyTextIndent3"/>
              <w:ind w:firstLine="0"/>
              <w:jc w:val="left"/>
            </w:pPr>
            <w:proofErr w:type="gramStart"/>
            <w:r w:rsidRPr="003A29E1">
              <w:t>s</w:t>
            </w:r>
            <w:proofErr w:type="gramEnd"/>
          </w:p>
        </w:tc>
        <w:tc>
          <w:tcPr>
            <w:tcW w:w="562" w:type="dxa"/>
          </w:tcPr>
          <w:p w14:paraId="116CB6A7" w14:textId="0DEE429D" w:rsidR="00494509" w:rsidRPr="003A29E1" w:rsidRDefault="00494509" w:rsidP="00736F23">
            <w:pPr>
              <w:pStyle w:val="BodyTextIndent3"/>
              <w:ind w:firstLine="0"/>
              <w:jc w:val="left"/>
            </w:pPr>
            <w:proofErr w:type="gramStart"/>
            <w:r w:rsidRPr="003A29E1">
              <w:t>s</w:t>
            </w:r>
            <w:proofErr w:type="gramEnd"/>
          </w:p>
        </w:tc>
      </w:tr>
      <w:tr w:rsidR="00494509" w:rsidRPr="003A29E1" w14:paraId="56AA1DE8" w14:textId="77777777" w:rsidTr="00736F23">
        <w:trPr>
          <w:jc w:val="center"/>
        </w:trPr>
        <w:tc>
          <w:tcPr>
            <w:tcW w:w="567" w:type="dxa"/>
          </w:tcPr>
          <w:p w14:paraId="4ED095F2" w14:textId="087E3291" w:rsidR="00494509" w:rsidRPr="003A29E1" w:rsidRDefault="00494509" w:rsidP="00736F23">
            <w:pPr>
              <w:pStyle w:val="BodyTextIndent3"/>
              <w:ind w:firstLine="0"/>
              <w:jc w:val="left"/>
            </w:pPr>
            <w:proofErr w:type="gramStart"/>
            <w:r w:rsidRPr="003A29E1">
              <w:t>au</w:t>
            </w:r>
            <w:proofErr w:type="gramEnd"/>
          </w:p>
        </w:tc>
        <w:tc>
          <w:tcPr>
            <w:tcW w:w="826" w:type="dxa"/>
          </w:tcPr>
          <w:p w14:paraId="33154293" w14:textId="22083086" w:rsidR="00494509" w:rsidRPr="003A29E1" w:rsidRDefault="00494509" w:rsidP="00736F23">
            <w:pPr>
              <w:pStyle w:val="BodyTextIndent3"/>
              <w:ind w:firstLine="0"/>
              <w:jc w:val="left"/>
            </w:pPr>
            <w:proofErr w:type="spellStart"/>
            <w:proofErr w:type="gramStart"/>
            <w:r w:rsidRPr="003A29E1">
              <w:t>ow</w:t>
            </w:r>
            <w:proofErr w:type="spellEnd"/>
            <w:proofErr w:type="gramEnd"/>
            <w:r w:rsidRPr="003A29E1">
              <w:t xml:space="preserve"> </w:t>
            </w:r>
            <w:proofErr w:type="spellStart"/>
            <w:r w:rsidRPr="003A29E1">
              <w:t>ey</w:t>
            </w:r>
            <w:proofErr w:type="spellEnd"/>
          </w:p>
        </w:tc>
        <w:tc>
          <w:tcPr>
            <w:tcW w:w="519" w:type="dxa"/>
          </w:tcPr>
          <w:p w14:paraId="51A7DD30" w14:textId="2F3A3EFA" w:rsidR="00494509" w:rsidRPr="003A29E1" w:rsidRDefault="00494509" w:rsidP="00736F23">
            <w:pPr>
              <w:pStyle w:val="BodyTextIndent3"/>
              <w:ind w:firstLine="0"/>
              <w:jc w:val="left"/>
            </w:pPr>
            <w:proofErr w:type="gramStart"/>
            <w:r w:rsidRPr="003A29E1">
              <w:t>g</w:t>
            </w:r>
            <w:proofErr w:type="gramEnd"/>
          </w:p>
        </w:tc>
        <w:tc>
          <w:tcPr>
            <w:tcW w:w="552" w:type="dxa"/>
          </w:tcPr>
          <w:p w14:paraId="2FDD67D6" w14:textId="48037F82" w:rsidR="00494509" w:rsidRPr="003A29E1" w:rsidRDefault="0060112B" w:rsidP="00736F23">
            <w:pPr>
              <w:pStyle w:val="BodyTextIndent3"/>
              <w:ind w:firstLine="0"/>
              <w:jc w:val="left"/>
            </w:pPr>
            <w:r w:rsidRPr="003A29E1">
              <w:t>L</w:t>
            </w:r>
          </w:p>
        </w:tc>
        <w:tc>
          <w:tcPr>
            <w:tcW w:w="471" w:type="dxa"/>
          </w:tcPr>
          <w:p w14:paraId="5BE537B6" w14:textId="46DFD055" w:rsidR="00494509" w:rsidRPr="003A29E1" w:rsidRDefault="00494509" w:rsidP="00736F23">
            <w:pPr>
              <w:pStyle w:val="BodyTextIndent3"/>
              <w:ind w:firstLine="0"/>
              <w:jc w:val="left"/>
            </w:pPr>
            <w:proofErr w:type="gramStart"/>
            <w:r w:rsidRPr="003A29E1">
              <w:t>r</w:t>
            </w:r>
            <w:proofErr w:type="gramEnd"/>
          </w:p>
        </w:tc>
        <w:tc>
          <w:tcPr>
            <w:tcW w:w="562" w:type="dxa"/>
          </w:tcPr>
          <w:p w14:paraId="03971916" w14:textId="134816D6" w:rsidR="00494509" w:rsidRPr="003A29E1" w:rsidRDefault="00494509" w:rsidP="00736F23">
            <w:pPr>
              <w:pStyle w:val="BodyTextIndent3"/>
              <w:ind w:firstLine="0"/>
              <w:jc w:val="left"/>
            </w:pPr>
            <w:proofErr w:type="gramStart"/>
            <w:r w:rsidRPr="003A29E1">
              <w:t>d</w:t>
            </w:r>
            <w:proofErr w:type="gramEnd"/>
          </w:p>
        </w:tc>
      </w:tr>
      <w:tr w:rsidR="00494509" w:rsidRPr="003A29E1" w14:paraId="57EBFF8F" w14:textId="77777777" w:rsidTr="00736F23">
        <w:trPr>
          <w:jc w:val="center"/>
        </w:trPr>
        <w:tc>
          <w:tcPr>
            <w:tcW w:w="567" w:type="dxa"/>
          </w:tcPr>
          <w:p w14:paraId="574A40F8" w14:textId="4FA0CDEF" w:rsidR="00494509" w:rsidRPr="003A29E1" w:rsidRDefault="00494509" w:rsidP="00736F23">
            <w:pPr>
              <w:pStyle w:val="BodyTextIndent3"/>
              <w:ind w:firstLine="0"/>
              <w:jc w:val="left"/>
            </w:pPr>
            <w:proofErr w:type="spellStart"/>
            <w:proofErr w:type="gramStart"/>
            <w:r w:rsidRPr="003A29E1">
              <w:t>gh</w:t>
            </w:r>
            <w:proofErr w:type="spellEnd"/>
            <w:proofErr w:type="gramEnd"/>
          </w:p>
        </w:tc>
        <w:tc>
          <w:tcPr>
            <w:tcW w:w="826" w:type="dxa"/>
          </w:tcPr>
          <w:p w14:paraId="56AB5551" w14:textId="67091A85" w:rsidR="00494509" w:rsidRPr="003A29E1" w:rsidRDefault="00494509" w:rsidP="00736F23">
            <w:pPr>
              <w:pStyle w:val="BodyTextIndent3"/>
              <w:ind w:firstLine="0"/>
              <w:jc w:val="left"/>
            </w:pPr>
            <w:proofErr w:type="gramStart"/>
            <w:r w:rsidRPr="003A29E1">
              <w:t>l</w:t>
            </w:r>
            <w:proofErr w:type="gramEnd"/>
          </w:p>
        </w:tc>
        <w:tc>
          <w:tcPr>
            <w:tcW w:w="519" w:type="dxa"/>
          </w:tcPr>
          <w:p w14:paraId="05F4DB7F" w14:textId="634B5235" w:rsidR="00494509" w:rsidRPr="003A29E1" w:rsidRDefault="00494509" w:rsidP="00736F23">
            <w:pPr>
              <w:pStyle w:val="BodyTextIndent3"/>
              <w:ind w:firstLine="0"/>
              <w:jc w:val="left"/>
            </w:pPr>
            <w:proofErr w:type="spellStart"/>
            <w:proofErr w:type="gramStart"/>
            <w:r w:rsidRPr="003A29E1">
              <w:t>i</w:t>
            </w:r>
            <w:proofErr w:type="spellEnd"/>
            <w:proofErr w:type="gramEnd"/>
          </w:p>
        </w:tc>
        <w:tc>
          <w:tcPr>
            <w:tcW w:w="552" w:type="dxa"/>
          </w:tcPr>
          <w:p w14:paraId="1D954D2A" w14:textId="2291F9FD" w:rsidR="00494509" w:rsidRPr="003A29E1" w:rsidRDefault="0060112B" w:rsidP="00736F23">
            <w:pPr>
              <w:pStyle w:val="BodyTextIndent3"/>
              <w:ind w:firstLine="0"/>
              <w:jc w:val="left"/>
            </w:pPr>
            <w:proofErr w:type="spellStart"/>
            <w:r w:rsidRPr="003A29E1">
              <w:t>I</w:t>
            </w:r>
            <w:r w:rsidR="00494509" w:rsidRPr="003A29E1">
              <w:t>y</w:t>
            </w:r>
            <w:proofErr w:type="spellEnd"/>
          </w:p>
        </w:tc>
        <w:tc>
          <w:tcPr>
            <w:tcW w:w="471" w:type="dxa"/>
          </w:tcPr>
          <w:p w14:paraId="03BDF650" w14:textId="47F7852F" w:rsidR="00494509" w:rsidRPr="003A29E1" w:rsidRDefault="00494509" w:rsidP="00736F23">
            <w:pPr>
              <w:pStyle w:val="BodyTextIndent3"/>
              <w:ind w:firstLine="0"/>
              <w:jc w:val="left"/>
            </w:pPr>
            <w:proofErr w:type="gramStart"/>
            <w:r w:rsidRPr="003A29E1">
              <w:t>u</w:t>
            </w:r>
            <w:proofErr w:type="gramEnd"/>
          </w:p>
        </w:tc>
        <w:tc>
          <w:tcPr>
            <w:tcW w:w="562" w:type="dxa"/>
          </w:tcPr>
          <w:p w14:paraId="299F1B6D" w14:textId="00201102" w:rsidR="00494509" w:rsidRPr="003A29E1" w:rsidRDefault="00494509" w:rsidP="00736F23">
            <w:pPr>
              <w:pStyle w:val="BodyTextIndent3"/>
              <w:ind w:firstLine="0"/>
              <w:jc w:val="left"/>
            </w:pPr>
            <w:proofErr w:type="gramStart"/>
            <w:r w:rsidRPr="003A29E1">
              <w:t>ah</w:t>
            </w:r>
            <w:proofErr w:type="gramEnd"/>
          </w:p>
        </w:tc>
      </w:tr>
      <w:tr w:rsidR="00494509" w:rsidRPr="003A29E1" w14:paraId="71BBBE70" w14:textId="77777777" w:rsidTr="00736F23">
        <w:trPr>
          <w:jc w:val="center"/>
        </w:trPr>
        <w:tc>
          <w:tcPr>
            <w:tcW w:w="567" w:type="dxa"/>
          </w:tcPr>
          <w:p w14:paraId="13B7FE6C" w14:textId="52DCC5FC" w:rsidR="00494509" w:rsidRPr="003A29E1" w:rsidRDefault="00494509" w:rsidP="00736F23">
            <w:pPr>
              <w:pStyle w:val="BodyTextIndent3"/>
              <w:ind w:firstLine="0"/>
              <w:jc w:val="left"/>
            </w:pPr>
            <w:proofErr w:type="spellStart"/>
            <w:proofErr w:type="gramStart"/>
            <w:r w:rsidRPr="003A29E1">
              <w:t>th</w:t>
            </w:r>
            <w:proofErr w:type="spellEnd"/>
            <w:proofErr w:type="gramEnd"/>
          </w:p>
        </w:tc>
        <w:tc>
          <w:tcPr>
            <w:tcW w:w="826" w:type="dxa"/>
          </w:tcPr>
          <w:p w14:paraId="14A8372D" w14:textId="05EAF0C8" w:rsidR="00494509" w:rsidRPr="003A29E1" w:rsidRDefault="00494509" w:rsidP="00736F23">
            <w:pPr>
              <w:pStyle w:val="BodyTextIndent3"/>
              <w:ind w:firstLine="0"/>
              <w:jc w:val="left"/>
            </w:pPr>
            <w:proofErr w:type="gramStart"/>
            <w:r w:rsidRPr="003A29E1">
              <w:t>l</w:t>
            </w:r>
            <w:proofErr w:type="gramEnd"/>
          </w:p>
        </w:tc>
        <w:tc>
          <w:tcPr>
            <w:tcW w:w="519" w:type="dxa"/>
          </w:tcPr>
          <w:p w14:paraId="145966D5" w14:textId="2123D7F0" w:rsidR="00494509" w:rsidRPr="003A29E1" w:rsidRDefault="00494509" w:rsidP="00736F23">
            <w:pPr>
              <w:pStyle w:val="BodyTextIndent3"/>
              <w:ind w:firstLine="0"/>
              <w:jc w:val="left"/>
            </w:pPr>
            <w:proofErr w:type="gramStart"/>
            <w:r w:rsidRPr="003A29E1">
              <w:t>h</w:t>
            </w:r>
            <w:proofErr w:type="gramEnd"/>
          </w:p>
        </w:tc>
        <w:tc>
          <w:tcPr>
            <w:tcW w:w="552" w:type="dxa"/>
          </w:tcPr>
          <w:p w14:paraId="44CAB6AC" w14:textId="32B0D572" w:rsidR="00494509" w:rsidRPr="003A29E1" w:rsidRDefault="0060112B" w:rsidP="00736F23">
            <w:pPr>
              <w:pStyle w:val="BodyTextIndent3"/>
              <w:ind w:firstLine="0"/>
              <w:jc w:val="left"/>
            </w:pPr>
            <w:r w:rsidRPr="003A29E1">
              <w:t>L</w:t>
            </w:r>
          </w:p>
        </w:tc>
        <w:tc>
          <w:tcPr>
            <w:tcW w:w="471" w:type="dxa"/>
          </w:tcPr>
          <w:p w14:paraId="2FCEAE4A" w14:textId="1C7853B2" w:rsidR="00494509" w:rsidRPr="003A29E1" w:rsidRDefault="00494509" w:rsidP="00736F23">
            <w:pPr>
              <w:pStyle w:val="BodyTextIndent3"/>
              <w:ind w:firstLine="0"/>
              <w:jc w:val="left"/>
            </w:pPr>
            <w:proofErr w:type="gramStart"/>
            <w:r w:rsidRPr="003A29E1">
              <w:t>t</w:t>
            </w:r>
            <w:proofErr w:type="gramEnd"/>
          </w:p>
        </w:tc>
        <w:tc>
          <w:tcPr>
            <w:tcW w:w="562" w:type="dxa"/>
          </w:tcPr>
          <w:p w14:paraId="27012380" w14:textId="4F2F8CFC" w:rsidR="00494509" w:rsidRPr="003A29E1" w:rsidRDefault="00494509" w:rsidP="00736F23">
            <w:pPr>
              <w:pStyle w:val="BodyTextIndent3"/>
              <w:ind w:firstLine="0"/>
              <w:jc w:val="left"/>
            </w:pPr>
            <w:proofErr w:type="gramStart"/>
            <w:r w:rsidRPr="003A29E1">
              <w:t>t</w:t>
            </w:r>
            <w:proofErr w:type="gramEnd"/>
          </w:p>
        </w:tc>
      </w:tr>
      <w:tr w:rsidR="00494509" w:rsidRPr="003A29E1" w14:paraId="44F32347" w14:textId="77777777" w:rsidTr="00736F23">
        <w:trPr>
          <w:jc w:val="center"/>
        </w:trPr>
        <w:tc>
          <w:tcPr>
            <w:tcW w:w="567" w:type="dxa"/>
          </w:tcPr>
          <w:p w14:paraId="4A85BFD4" w14:textId="6E4077A9" w:rsidR="00494509" w:rsidRPr="003A29E1" w:rsidRDefault="00494509" w:rsidP="00736F23">
            <w:pPr>
              <w:pStyle w:val="BodyTextIndent3"/>
              <w:ind w:firstLine="0"/>
              <w:jc w:val="left"/>
            </w:pPr>
            <w:proofErr w:type="spellStart"/>
            <w:proofErr w:type="gramStart"/>
            <w:r w:rsidRPr="003A29E1">
              <w:t>ph</w:t>
            </w:r>
            <w:proofErr w:type="spellEnd"/>
            <w:proofErr w:type="gramEnd"/>
          </w:p>
        </w:tc>
        <w:tc>
          <w:tcPr>
            <w:tcW w:w="826" w:type="dxa"/>
          </w:tcPr>
          <w:p w14:paraId="081D0CA6" w14:textId="41059DBE" w:rsidR="00494509" w:rsidRPr="003A29E1" w:rsidRDefault="00494509" w:rsidP="00736F23">
            <w:pPr>
              <w:pStyle w:val="BodyTextIndent3"/>
              <w:ind w:firstLine="0"/>
              <w:jc w:val="left"/>
            </w:pPr>
            <w:proofErr w:type="gramStart"/>
            <w:r w:rsidRPr="003A29E1">
              <w:t>f</w:t>
            </w:r>
            <w:proofErr w:type="gramEnd"/>
          </w:p>
        </w:tc>
        <w:tc>
          <w:tcPr>
            <w:tcW w:w="519" w:type="dxa"/>
          </w:tcPr>
          <w:p w14:paraId="5D7AED9B" w14:textId="0F814DEE" w:rsidR="00494509" w:rsidRPr="003A29E1" w:rsidRDefault="00494509" w:rsidP="00736F23">
            <w:pPr>
              <w:pStyle w:val="BodyTextIndent3"/>
              <w:ind w:firstLine="0"/>
              <w:jc w:val="left"/>
            </w:pPr>
            <w:proofErr w:type="gramStart"/>
            <w:r w:rsidRPr="003A29E1">
              <w:t>k</w:t>
            </w:r>
            <w:proofErr w:type="gramEnd"/>
          </w:p>
        </w:tc>
        <w:tc>
          <w:tcPr>
            <w:tcW w:w="552" w:type="dxa"/>
          </w:tcPr>
          <w:p w14:paraId="4FFA4114" w14:textId="29103BBD" w:rsidR="00494509" w:rsidRPr="003A29E1" w:rsidRDefault="0060112B" w:rsidP="00736F23">
            <w:pPr>
              <w:pStyle w:val="BodyTextIndent3"/>
              <w:ind w:firstLine="0"/>
              <w:jc w:val="left"/>
            </w:pPr>
            <w:r w:rsidRPr="003A29E1">
              <w:t>K</w:t>
            </w:r>
          </w:p>
        </w:tc>
        <w:tc>
          <w:tcPr>
            <w:tcW w:w="471" w:type="dxa"/>
          </w:tcPr>
          <w:p w14:paraId="4E9F7A13" w14:textId="3EF1E6BB" w:rsidR="00494509" w:rsidRPr="003A29E1" w:rsidRDefault="00494509" w:rsidP="00736F23">
            <w:pPr>
              <w:pStyle w:val="BodyTextIndent3"/>
              <w:ind w:firstLine="0"/>
              <w:jc w:val="left"/>
            </w:pPr>
            <w:proofErr w:type="gramStart"/>
            <w:r w:rsidRPr="003A29E1">
              <w:t>v</w:t>
            </w:r>
            <w:proofErr w:type="gramEnd"/>
          </w:p>
        </w:tc>
        <w:tc>
          <w:tcPr>
            <w:tcW w:w="562" w:type="dxa"/>
          </w:tcPr>
          <w:p w14:paraId="571B14A0" w14:textId="612D6946" w:rsidR="00494509" w:rsidRPr="003A29E1" w:rsidRDefault="00494509" w:rsidP="00736F23">
            <w:pPr>
              <w:pStyle w:val="BodyTextIndent3"/>
              <w:ind w:firstLine="0"/>
              <w:jc w:val="left"/>
            </w:pPr>
            <w:proofErr w:type="gramStart"/>
            <w:r w:rsidRPr="003A29E1">
              <w:t>l</w:t>
            </w:r>
            <w:proofErr w:type="gramEnd"/>
          </w:p>
        </w:tc>
      </w:tr>
      <w:tr w:rsidR="00494509" w:rsidRPr="003A29E1" w14:paraId="57055D0E" w14:textId="77777777" w:rsidTr="00736F23">
        <w:trPr>
          <w:jc w:val="center"/>
        </w:trPr>
        <w:tc>
          <w:tcPr>
            <w:tcW w:w="567" w:type="dxa"/>
          </w:tcPr>
          <w:p w14:paraId="3E9D3CE0" w14:textId="262C9E5D" w:rsidR="00494509" w:rsidRPr="003A29E1" w:rsidRDefault="00494509" w:rsidP="00736F23">
            <w:pPr>
              <w:pStyle w:val="BodyTextIndent3"/>
              <w:ind w:firstLine="0"/>
              <w:jc w:val="left"/>
            </w:pPr>
            <w:proofErr w:type="spellStart"/>
            <w:proofErr w:type="gramStart"/>
            <w:r w:rsidRPr="003A29E1">
              <w:t>bh</w:t>
            </w:r>
            <w:proofErr w:type="spellEnd"/>
            <w:proofErr w:type="gramEnd"/>
          </w:p>
        </w:tc>
        <w:tc>
          <w:tcPr>
            <w:tcW w:w="826" w:type="dxa"/>
          </w:tcPr>
          <w:p w14:paraId="31352E4C" w14:textId="18C419E6" w:rsidR="00494509" w:rsidRPr="003A29E1" w:rsidRDefault="00494509" w:rsidP="00736F23">
            <w:pPr>
              <w:pStyle w:val="BodyTextIndent3"/>
              <w:ind w:firstLine="0"/>
              <w:jc w:val="left"/>
            </w:pPr>
            <w:proofErr w:type="spellStart"/>
            <w:proofErr w:type="gramStart"/>
            <w:r w:rsidRPr="003A29E1">
              <w:t>lr</w:t>
            </w:r>
            <w:proofErr w:type="spellEnd"/>
            <w:proofErr w:type="gramEnd"/>
          </w:p>
        </w:tc>
        <w:tc>
          <w:tcPr>
            <w:tcW w:w="519" w:type="dxa"/>
          </w:tcPr>
          <w:p w14:paraId="603DFA0A" w14:textId="3622444D" w:rsidR="00494509" w:rsidRPr="003A29E1" w:rsidRDefault="00494509" w:rsidP="00736F23">
            <w:pPr>
              <w:pStyle w:val="BodyTextIndent3"/>
              <w:ind w:firstLine="0"/>
              <w:jc w:val="left"/>
            </w:pPr>
            <w:proofErr w:type="gramStart"/>
            <w:r w:rsidRPr="003A29E1">
              <w:t>j</w:t>
            </w:r>
            <w:proofErr w:type="gramEnd"/>
          </w:p>
        </w:tc>
        <w:tc>
          <w:tcPr>
            <w:tcW w:w="552" w:type="dxa"/>
          </w:tcPr>
          <w:p w14:paraId="44AE4912" w14:textId="51BCA843" w:rsidR="00494509" w:rsidRPr="003A29E1" w:rsidRDefault="0060112B" w:rsidP="00736F23">
            <w:pPr>
              <w:pStyle w:val="BodyTextIndent3"/>
              <w:ind w:firstLine="0"/>
              <w:jc w:val="left"/>
            </w:pPr>
            <w:r w:rsidRPr="003A29E1">
              <w:t>D</w:t>
            </w:r>
          </w:p>
        </w:tc>
        <w:tc>
          <w:tcPr>
            <w:tcW w:w="471" w:type="dxa"/>
          </w:tcPr>
          <w:p w14:paraId="6D35FF8B" w14:textId="1BA44EED" w:rsidR="00494509" w:rsidRPr="003A29E1" w:rsidRDefault="00494509" w:rsidP="00736F23">
            <w:pPr>
              <w:pStyle w:val="BodyTextIndent3"/>
              <w:ind w:firstLine="0"/>
              <w:jc w:val="left"/>
            </w:pPr>
            <w:proofErr w:type="gramStart"/>
            <w:r w:rsidRPr="003A29E1">
              <w:t>y</w:t>
            </w:r>
            <w:proofErr w:type="gramEnd"/>
          </w:p>
        </w:tc>
        <w:tc>
          <w:tcPr>
            <w:tcW w:w="562" w:type="dxa"/>
          </w:tcPr>
          <w:p w14:paraId="4B9966B0" w14:textId="09749751" w:rsidR="00494509" w:rsidRPr="003A29E1" w:rsidRDefault="00494509" w:rsidP="00736F23">
            <w:pPr>
              <w:pStyle w:val="BodyTextIndent3"/>
              <w:ind w:firstLine="0"/>
              <w:jc w:val="left"/>
            </w:pPr>
            <w:proofErr w:type="spellStart"/>
            <w:proofErr w:type="gramStart"/>
            <w:r w:rsidRPr="003A29E1">
              <w:t>hh</w:t>
            </w:r>
            <w:proofErr w:type="spellEnd"/>
            <w:proofErr w:type="gramEnd"/>
          </w:p>
        </w:tc>
      </w:tr>
      <w:tr w:rsidR="00494509" w:rsidRPr="003A29E1" w14:paraId="45A5DEB2" w14:textId="77777777" w:rsidTr="00736F23">
        <w:trPr>
          <w:jc w:val="center"/>
        </w:trPr>
        <w:tc>
          <w:tcPr>
            <w:tcW w:w="567" w:type="dxa"/>
          </w:tcPr>
          <w:p w14:paraId="0AA5F779" w14:textId="075D210B" w:rsidR="00494509" w:rsidRPr="003A29E1" w:rsidRDefault="00494509" w:rsidP="00736F23">
            <w:pPr>
              <w:pStyle w:val="BodyTextIndent3"/>
              <w:ind w:firstLine="0"/>
              <w:jc w:val="left"/>
            </w:pPr>
            <w:proofErr w:type="spellStart"/>
            <w:proofErr w:type="gramStart"/>
            <w:r w:rsidRPr="003A29E1">
              <w:t>jh</w:t>
            </w:r>
            <w:proofErr w:type="spellEnd"/>
            <w:proofErr w:type="gramEnd"/>
          </w:p>
        </w:tc>
        <w:tc>
          <w:tcPr>
            <w:tcW w:w="826" w:type="dxa"/>
          </w:tcPr>
          <w:p w14:paraId="1C1387BE" w14:textId="1AC95653" w:rsidR="00494509" w:rsidRPr="003A29E1" w:rsidRDefault="00494509" w:rsidP="00736F23">
            <w:pPr>
              <w:pStyle w:val="BodyTextIndent3"/>
              <w:ind w:firstLine="0"/>
              <w:jc w:val="left"/>
            </w:pPr>
            <w:proofErr w:type="gramStart"/>
            <w:r w:rsidRPr="003A29E1">
              <w:t>d</w:t>
            </w:r>
            <w:proofErr w:type="gramEnd"/>
          </w:p>
        </w:tc>
        <w:tc>
          <w:tcPr>
            <w:tcW w:w="519" w:type="dxa"/>
          </w:tcPr>
          <w:p w14:paraId="344B5300" w14:textId="390171E3" w:rsidR="00494509" w:rsidRPr="003A29E1" w:rsidRDefault="00494509" w:rsidP="00736F23">
            <w:pPr>
              <w:pStyle w:val="BodyTextIndent3"/>
              <w:ind w:firstLine="0"/>
              <w:jc w:val="left"/>
            </w:pPr>
            <w:proofErr w:type="gramStart"/>
            <w:r w:rsidRPr="003A29E1">
              <w:t>m</w:t>
            </w:r>
            <w:proofErr w:type="gramEnd"/>
          </w:p>
        </w:tc>
        <w:tc>
          <w:tcPr>
            <w:tcW w:w="552" w:type="dxa"/>
          </w:tcPr>
          <w:p w14:paraId="48BBEBB6" w14:textId="24677DC4" w:rsidR="00494509" w:rsidRPr="003A29E1" w:rsidRDefault="0060112B" w:rsidP="00736F23">
            <w:pPr>
              <w:pStyle w:val="BodyTextIndent3"/>
              <w:ind w:firstLine="0"/>
              <w:jc w:val="left"/>
            </w:pPr>
            <w:r w:rsidRPr="003A29E1">
              <w:t>M</w:t>
            </w:r>
          </w:p>
        </w:tc>
        <w:tc>
          <w:tcPr>
            <w:tcW w:w="471" w:type="dxa"/>
          </w:tcPr>
          <w:p w14:paraId="6C4E6E3F" w14:textId="77777777" w:rsidR="00494509" w:rsidRPr="003A29E1" w:rsidRDefault="00494509" w:rsidP="00736F23">
            <w:pPr>
              <w:pStyle w:val="BodyTextIndent3"/>
              <w:ind w:firstLine="0"/>
              <w:jc w:val="left"/>
            </w:pPr>
          </w:p>
        </w:tc>
        <w:tc>
          <w:tcPr>
            <w:tcW w:w="562" w:type="dxa"/>
          </w:tcPr>
          <w:p w14:paraId="17E84B85" w14:textId="77777777" w:rsidR="00494509" w:rsidRPr="003A29E1" w:rsidRDefault="00494509" w:rsidP="00736F23">
            <w:pPr>
              <w:pStyle w:val="BodyTextIndent3"/>
              <w:ind w:firstLine="0"/>
              <w:jc w:val="left"/>
            </w:pPr>
          </w:p>
        </w:tc>
      </w:tr>
      <w:tr w:rsidR="00494509" w:rsidRPr="003A29E1" w14:paraId="661C3AF4" w14:textId="77777777" w:rsidTr="00736F23">
        <w:trPr>
          <w:jc w:val="center"/>
        </w:trPr>
        <w:tc>
          <w:tcPr>
            <w:tcW w:w="567" w:type="dxa"/>
          </w:tcPr>
          <w:p w14:paraId="774736B2" w14:textId="640E86D1" w:rsidR="00494509" w:rsidRPr="003A29E1" w:rsidRDefault="00494509" w:rsidP="00736F23">
            <w:pPr>
              <w:pStyle w:val="BodyTextIndent3"/>
              <w:ind w:firstLine="0"/>
              <w:jc w:val="left"/>
            </w:pPr>
            <w:proofErr w:type="gramStart"/>
            <w:r w:rsidRPr="003A29E1">
              <w:t>a</w:t>
            </w:r>
            <w:proofErr w:type="gramEnd"/>
          </w:p>
        </w:tc>
        <w:tc>
          <w:tcPr>
            <w:tcW w:w="826" w:type="dxa"/>
          </w:tcPr>
          <w:p w14:paraId="020A3BA9" w14:textId="1C56FA83" w:rsidR="00494509" w:rsidRPr="003A29E1" w:rsidRDefault="00494509" w:rsidP="00736F23">
            <w:pPr>
              <w:pStyle w:val="BodyTextIndent3"/>
              <w:ind w:firstLine="0"/>
              <w:jc w:val="left"/>
            </w:pPr>
            <w:proofErr w:type="gramStart"/>
            <w:r w:rsidRPr="003A29E1">
              <w:t>ah</w:t>
            </w:r>
            <w:proofErr w:type="gramEnd"/>
          </w:p>
        </w:tc>
        <w:tc>
          <w:tcPr>
            <w:tcW w:w="519" w:type="dxa"/>
          </w:tcPr>
          <w:p w14:paraId="5D9F7292" w14:textId="4FD52D5C" w:rsidR="00494509" w:rsidRPr="003A29E1" w:rsidRDefault="00494509" w:rsidP="00736F23">
            <w:pPr>
              <w:pStyle w:val="BodyTextIndent3"/>
              <w:ind w:firstLine="0"/>
              <w:jc w:val="left"/>
            </w:pPr>
            <w:proofErr w:type="gramStart"/>
            <w:r w:rsidRPr="003A29E1">
              <w:t>l</w:t>
            </w:r>
            <w:proofErr w:type="gramEnd"/>
          </w:p>
        </w:tc>
        <w:tc>
          <w:tcPr>
            <w:tcW w:w="552" w:type="dxa"/>
          </w:tcPr>
          <w:p w14:paraId="48FB4360" w14:textId="7A2F36A7" w:rsidR="00494509" w:rsidRPr="003A29E1" w:rsidRDefault="0060112B" w:rsidP="00736F23">
            <w:pPr>
              <w:pStyle w:val="BodyTextIndent3"/>
              <w:ind w:firstLine="0"/>
              <w:jc w:val="left"/>
            </w:pPr>
            <w:r w:rsidRPr="003A29E1">
              <w:t>L</w:t>
            </w:r>
          </w:p>
        </w:tc>
        <w:tc>
          <w:tcPr>
            <w:tcW w:w="471" w:type="dxa"/>
          </w:tcPr>
          <w:p w14:paraId="6A549FC6" w14:textId="77777777" w:rsidR="00494509" w:rsidRPr="003A29E1" w:rsidRDefault="00494509" w:rsidP="00736F23">
            <w:pPr>
              <w:pStyle w:val="BodyTextIndent3"/>
              <w:ind w:firstLine="0"/>
              <w:jc w:val="left"/>
            </w:pPr>
          </w:p>
        </w:tc>
        <w:tc>
          <w:tcPr>
            <w:tcW w:w="562" w:type="dxa"/>
          </w:tcPr>
          <w:p w14:paraId="4B827055" w14:textId="77777777" w:rsidR="00494509" w:rsidRPr="003A29E1" w:rsidRDefault="00494509" w:rsidP="00736F23">
            <w:pPr>
              <w:pStyle w:val="BodyTextIndent3"/>
              <w:ind w:firstLine="0"/>
              <w:jc w:val="left"/>
            </w:pPr>
          </w:p>
        </w:tc>
      </w:tr>
      <w:tr w:rsidR="00494509" w:rsidRPr="003A29E1" w14:paraId="16A8C280" w14:textId="77777777" w:rsidTr="00736F23">
        <w:trPr>
          <w:jc w:val="center"/>
        </w:trPr>
        <w:tc>
          <w:tcPr>
            <w:tcW w:w="567" w:type="dxa"/>
          </w:tcPr>
          <w:p w14:paraId="21C52514" w14:textId="633A76E0" w:rsidR="00494509" w:rsidRPr="003A29E1" w:rsidRDefault="00494509" w:rsidP="00736F23">
            <w:pPr>
              <w:pStyle w:val="BodyTextIndent3"/>
              <w:ind w:firstLine="0"/>
              <w:jc w:val="left"/>
            </w:pPr>
            <w:proofErr w:type="gramStart"/>
            <w:r w:rsidRPr="003A29E1">
              <w:t>c</w:t>
            </w:r>
            <w:proofErr w:type="gramEnd"/>
          </w:p>
        </w:tc>
        <w:tc>
          <w:tcPr>
            <w:tcW w:w="826" w:type="dxa"/>
          </w:tcPr>
          <w:p w14:paraId="232C4337" w14:textId="54EF4910" w:rsidR="00494509" w:rsidRPr="003A29E1" w:rsidRDefault="00494509" w:rsidP="00736F23">
            <w:pPr>
              <w:pStyle w:val="BodyTextIndent3"/>
              <w:ind w:firstLine="0"/>
              <w:jc w:val="left"/>
            </w:pPr>
            <w:proofErr w:type="gramStart"/>
            <w:r w:rsidRPr="003A29E1">
              <w:t>t</w:t>
            </w:r>
            <w:proofErr w:type="gramEnd"/>
          </w:p>
        </w:tc>
        <w:tc>
          <w:tcPr>
            <w:tcW w:w="519" w:type="dxa"/>
          </w:tcPr>
          <w:p w14:paraId="741B4B60" w14:textId="7AD2D4E8" w:rsidR="00494509" w:rsidRPr="003A29E1" w:rsidRDefault="00494509" w:rsidP="00736F23">
            <w:pPr>
              <w:pStyle w:val="BodyTextIndent3"/>
              <w:ind w:firstLine="0"/>
              <w:jc w:val="left"/>
            </w:pPr>
            <w:proofErr w:type="gramStart"/>
            <w:r w:rsidRPr="003A29E1">
              <w:t>o</w:t>
            </w:r>
            <w:proofErr w:type="gramEnd"/>
          </w:p>
        </w:tc>
        <w:tc>
          <w:tcPr>
            <w:tcW w:w="552" w:type="dxa"/>
          </w:tcPr>
          <w:p w14:paraId="56279D22" w14:textId="2F2863E6" w:rsidR="00494509" w:rsidRPr="003A29E1" w:rsidRDefault="0060112B" w:rsidP="00736F23">
            <w:pPr>
              <w:pStyle w:val="BodyTextIndent3"/>
              <w:ind w:firstLine="0"/>
              <w:jc w:val="left"/>
            </w:pPr>
            <w:r w:rsidRPr="003A29E1">
              <w:t>A</w:t>
            </w:r>
            <w:r w:rsidR="00494509" w:rsidRPr="003A29E1">
              <w:t>h</w:t>
            </w:r>
          </w:p>
        </w:tc>
        <w:tc>
          <w:tcPr>
            <w:tcW w:w="471" w:type="dxa"/>
          </w:tcPr>
          <w:p w14:paraId="48C3F38C" w14:textId="77777777" w:rsidR="00494509" w:rsidRPr="003A29E1" w:rsidRDefault="00494509" w:rsidP="00736F23">
            <w:pPr>
              <w:pStyle w:val="BodyTextIndent3"/>
              <w:ind w:firstLine="0"/>
              <w:jc w:val="left"/>
            </w:pPr>
          </w:p>
        </w:tc>
        <w:tc>
          <w:tcPr>
            <w:tcW w:w="562" w:type="dxa"/>
          </w:tcPr>
          <w:p w14:paraId="206325AB" w14:textId="77777777" w:rsidR="00494509" w:rsidRPr="003A29E1" w:rsidRDefault="00494509" w:rsidP="00736F23">
            <w:pPr>
              <w:pStyle w:val="BodyTextIndent3"/>
              <w:ind w:firstLine="0"/>
              <w:jc w:val="left"/>
            </w:pPr>
          </w:p>
        </w:tc>
      </w:tr>
    </w:tbl>
    <w:p w14:paraId="42BAC2E5" w14:textId="77777777" w:rsidR="0016381D" w:rsidRPr="003A29E1" w:rsidRDefault="0016381D" w:rsidP="00736F23">
      <w:pPr>
        <w:pStyle w:val="BodyTextIndent3"/>
        <w:ind w:firstLine="0"/>
        <w:jc w:val="left"/>
      </w:pPr>
    </w:p>
    <w:p w14:paraId="3A37E413" w14:textId="13E13FC0" w:rsidR="00D95B0D" w:rsidRPr="003A29E1" w:rsidRDefault="001E67F3" w:rsidP="00736F23">
      <w:pPr>
        <w:pStyle w:val="BodyTextIndent3"/>
        <w:jc w:val="left"/>
      </w:pPr>
      <w:r w:rsidRPr="003A29E1">
        <w:t xml:space="preserve">This mapping allowed the application to </w:t>
      </w:r>
      <w:r w:rsidR="000D031B" w:rsidRPr="003A29E1">
        <w:t xml:space="preserve">run by only adding the needed words to the English phonetic dictionary. </w:t>
      </w:r>
      <w:r w:rsidR="008D135A" w:rsidRPr="003A29E1">
        <w:t xml:space="preserve">The </w:t>
      </w:r>
      <w:r w:rsidR="0040718E" w:rsidRPr="003A29E1">
        <w:t>application</w:t>
      </w:r>
      <w:r w:rsidR="008D135A" w:rsidRPr="003A29E1">
        <w:t xml:space="preserve"> was then able to recognize most of the Hindi words in the numbers flashcard deck. However, due to the acoustic model remaining an </w:t>
      </w:r>
      <w:r w:rsidR="008C4BBB" w:rsidRPr="003A29E1">
        <w:t xml:space="preserve">English acoustic model, the confidence score of the </w:t>
      </w:r>
      <w:r w:rsidR="00351658" w:rsidRPr="003A29E1">
        <w:t>words, which were correctly identified,</w:t>
      </w:r>
      <w:r w:rsidR="008C4BBB" w:rsidRPr="003A29E1">
        <w:t xml:space="preserve"> </w:t>
      </w:r>
      <w:r w:rsidR="009706D3" w:rsidRPr="003A29E1">
        <w:t xml:space="preserve">was extremely poor. </w:t>
      </w:r>
      <w:r w:rsidR="00444F46" w:rsidRPr="003A29E1">
        <w:t xml:space="preserve">As AamMango is intended on being an </w:t>
      </w:r>
      <w:r w:rsidR="00B225F4" w:rsidRPr="003A29E1">
        <w:t>application, which helps users fine-</w:t>
      </w:r>
      <w:r w:rsidR="00444F46" w:rsidRPr="003A29E1">
        <w:t xml:space="preserve">tune their pronunciation in Hindi using basic vocabulary sets, it wasn’t appropriate to use the English acoustic model to recognize Hindi words. </w:t>
      </w:r>
    </w:p>
    <w:p w14:paraId="44953D6B" w14:textId="77777777" w:rsidR="00B7214F" w:rsidRPr="003A29E1" w:rsidRDefault="00B7214F" w:rsidP="00736F23">
      <w:pPr>
        <w:pStyle w:val="BodyTextIndent2"/>
        <w:ind w:firstLine="0"/>
        <w:jc w:val="left"/>
      </w:pPr>
    </w:p>
    <w:p w14:paraId="2C6214A1" w14:textId="37EE9180" w:rsidR="00B7214F" w:rsidRPr="003A29E1" w:rsidRDefault="00480384" w:rsidP="00736F23">
      <w:pPr>
        <w:rPr>
          <w:b/>
          <w:sz w:val="20"/>
        </w:rPr>
      </w:pPr>
      <w:r w:rsidRPr="003A29E1">
        <w:rPr>
          <w:b/>
          <w:sz w:val="20"/>
        </w:rPr>
        <w:t>3.3</w:t>
      </w:r>
      <w:r w:rsidR="00B7214F" w:rsidRPr="003A29E1">
        <w:rPr>
          <w:b/>
          <w:sz w:val="20"/>
        </w:rPr>
        <w:t>. HTK Implementation</w:t>
      </w:r>
    </w:p>
    <w:p w14:paraId="49BE2766" w14:textId="77777777" w:rsidR="00B7214F" w:rsidRPr="003A29E1" w:rsidRDefault="00B7214F" w:rsidP="00736F23">
      <w:pPr>
        <w:ind w:firstLine="360"/>
        <w:rPr>
          <w:sz w:val="20"/>
        </w:rPr>
      </w:pPr>
    </w:p>
    <w:p w14:paraId="6EB2D147" w14:textId="3571EF00" w:rsidR="00743C3F" w:rsidRPr="003A29E1" w:rsidRDefault="004674CB" w:rsidP="00736F23">
      <w:pPr>
        <w:rPr>
          <w:sz w:val="20"/>
        </w:rPr>
      </w:pPr>
      <w:r w:rsidRPr="003A29E1">
        <w:rPr>
          <w:sz w:val="20"/>
        </w:rPr>
        <w:t>At this point, a different approach was taken.</w:t>
      </w:r>
      <w:r w:rsidR="0077636B" w:rsidRPr="003A29E1">
        <w:rPr>
          <w:sz w:val="20"/>
        </w:rPr>
        <w:t xml:space="preserve"> </w:t>
      </w:r>
      <w:r w:rsidRPr="003A29E1">
        <w:rPr>
          <w:sz w:val="20"/>
        </w:rPr>
        <w:t>A custom acoustic model was created using the data collected from four native Hindi speakers and one non-native speaker. All speakers were asked to speak the numbers one through ten in Hindi at random variation. In addition, they were also asked</w:t>
      </w:r>
      <w:r w:rsidR="00291DDC" w:rsidRPr="003A29E1">
        <w:rPr>
          <w:sz w:val="20"/>
        </w:rPr>
        <w:t xml:space="preserve"> to</w:t>
      </w:r>
      <w:r w:rsidRPr="003A29E1">
        <w:rPr>
          <w:sz w:val="20"/>
        </w:rPr>
        <w:t xml:space="preserve"> recite randomly generated combinations of words compiled from the dictionary provided in the</w:t>
      </w:r>
      <w:r w:rsidR="005A23AD" w:rsidRPr="003A29E1">
        <w:rPr>
          <w:sz w:val="20"/>
        </w:rPr>
        <w:t xml:space="preserve"> previous Hindi acoustic model. </w:t>
      </w:r>
      <w:r w:rsidR="00332D2B" w:rsidRPr="003A29E1">
        <w:rPr>
          <w:sz w:val="20"/>
        </w:rPr>
        <w:t xml:space="preserve">Each of these audio samples </w:t>
      </w:r>
      <w:r w:rsidR="008D3AFC" w:rsidRPr="003A29E1">
        <w:rPr>
          <w:sz w:val="20"/>
        </w:rPr>
        <w:t>was</w:t>
      </w:r>
      <w:r w:rsidR="00332D2B" w:rsidRPr="003A29E1">
        <w:rPr>
          <w:sz w:val="20"/>
        </w:rPr>
        <w:t xml:space="preserve"> </w:t>
      </w:r>
      <w:r w:rsidR="00332D2B" w:rsidRPr="003A29E1">
        <w:rPr>
          <w:sz w:val="20"/>
        </w:rPr>
        <w:lastRenderedPageBreak/>
        <w:t>tra</w:t>
      </w:r>
      <w:r w:rsidR="003E47CF" w:rsidRPr="003A29E1">
        <w:rPr>
          <w:sz w:val="20"/>
        </w:rPr>
        <w:t xml:space="preserve">nscribed in a prompts file. </w:t>
      </w:r>
      <w:r w:rsidR="000F1778" w:rsidRPr="003A29E1">
        <w:rPr>
          <w:sz w:val="20"/>
        </w:rPr>
        <w:t>Additional test samples were</w:t>
      </w:r>
      <w:r w:rsidR="0031418B" w:rsidRPr="003A29E1">
        <w:rPr>
          <w:sz w:val="20"/>
        </w:rPr>
        <w:t xml:space="preserve"> recorded from each of the native speakers to test the accuracy of the generated acoustic model. </w:t>
      </w:r>
    </w:p>
    <w:p w14:paraId="5F201B69" w14:textId="1AAB85D3" w:rsidR="005A23AD" w:rsidRPr="003A29E1" w:rsidRDefault="005A23AD" w:rsidP="00736F23">
      <w:pPr>
        <w:ind w:firstLine="270"/>
        <w:rPr>
          <w:sz w:val="20"/>
        </w:rPr>
      </w:pPr>
      <w:r w:rsidRPr="003A29E1">
        <w:rPr>
          <w:sz w:val="20"/>
        </w:rPr>
        <w:t>The</w:t>
      </w:r>
      <w:r w:rsidR="00F50DF8" w:rsidRPr="003A29E1">
        <w:rPr>
          <w:sz w:val="20"/>
        </w:rPr>
        <w:t xml:space="preserve"> following</w:t>
      </w:r>
      <w:r w:rsidRPr="003A29E1">
        <w:rPr>
          <w:sz w:val="20"/>
        </w:rPr>
        <w:t xml:space="preserve"> methodology </w:t>
      </w:r>
      <w:r w:rsidR="005E645C" w:rsidRPr="003A29E1">
        <w:rPr>
          <w:sz w:val="20"/>
        </w:rPr>
        <w:t xml:space="preserve">was </w:t>
      </w:r>
      <w:r w:rsidRPr="003A29E1">
        <w:rPr>
          <w:sz w:val="20"/>
        </w:rPr>
        <w:t xml:space="preserve">described in the “HTK Book” </w:t>
      </w:r>
      <w:r w:rsidR="001E39E5" w:rsidRPr="003A29E1">
        <w:rPr>
          <w:sz w:val="20"/>
        </w:rPr>
        <w:t>and was</w:t>
      </w:r>
      <w:r w:rsidRPr="003A29E1">
        <w:rPr>
          <w:sz w:val="20"/>
        </w:rPr>
        <w:t xml:space="preserve"> used to generate a simple Hindi acoustic model </w:t>
      </w:r>
      <w:r w:rsidR="00230201" w:rsidRPr="003A29E1">
        <w:rPr>
          <w:sz w:val="20"/>
        </w:rPr>
        <w:t>from</w:t>
      </w:r>
      <w:r w:rsidRPr="003A29E1">
        <w:rPr>
          <w:sz w:val="20"/>
        </w:rPr>
        <w:t xml:space="preserve"> the </w:t>
      </w:r>
      <w:r w:rsidR="00734DCA" w:rsidRPr="003A29E1">
        <w:rPr>
          <w:sz w:val="20"/>
        </w:rPr>
        <w:t>collected</w:t>
      </w:r>
      <w:r w:rsidR="003A6BBD" w:rsidRPr="003A29E1">
        <w:rPr>
          <w:sz w:val="20"/>
        </w:rPr>
        <w:t xml:space="preserve"> </w:t>
      </w:r>
      <w:r w:rsidRPr="003A29E1">
        <w:rPr>
          <w:sz w:val="20"/>
        </w:rPr>
        <w:t xml:space="preserve">training </w:t>
      </w:r>
      <w:r w:rsidR="003A6BBD" w:rsidRPr="003A29E1">
        <w:rPr>
          <w:sz w:val="20"/>
        </w:rPr>
        <w:t>data</w:t>
      </w:r>
      <w:r w:rsidR="00825DE0" w:rsidRPr="003A29E1">
        <w:rPr>
          <w:sz w:val="20"/>
        </w:rPr>
        <w:t xml:space="preserve"> [14]</w:t>
      </w:r>
      <w:r w:rsidRPr="003A29E1">
        <w:rPr>
          <w:sz w:val="20"/>
        </w:rPr>
        <w:t xml:space="preserve">. </w:t>
      </w:r>
      <w:r w:rsidR="004613BE" w:rsidRPr="003A29E1">
        <w:rPr>
          <w:sz w:val="20"/>
        </w:rPr>
        <w:t xml:space="preserve">First, the </w:t>
      </w:r>
      <w:r w:rsidR="0042729E" w:rsidRPr="003A29E1">
        <w:rPr>
          <w:sz w:val="20"/>
        </w:rPr>
        <w:t>prompts of the training data were</w:t>
      </w:r>
      <w:r w:rsidR="004613BE" w:rsidRPr="003A29E1">
        <w:rPr>
          <w:sz w:val="20"/>
        </w:rPr>
        <w:t xml:space="preserve"> used to create the associated word net and word list. This mapped each of the words used in the transcript for use in the model later. Then, </w:t>
      </w:r>
      <w:r w:rsidR="00AD6359" w:rsidRPr="003A29E1">
        <w:rPr>
          <w:sz w:val="20"/>
        </w:rPr>
        <w:t xml:space="preserve">a dictionary was created using the words from the word list created just before. </w:t>
      </w:r>
      <w:r w:rsidR="002853C5" w:rsidRPr="003A29E1">
        <w:rPr>
          <w:sz w:val="20"/>
        </w:rPr>
        <w:t>In addition, two f</w:t>
      </w:r>
      <w:r w:rsidR="00076899" w:rsidRPr="003A29E1">
        <w:rPr>
          <w:sz w:val="20"/>
        </w:rPr>
        <w:t>ile</w:t>
      </w:r>
      <w:r w:rsidR="002853C5" w:rsidRPr="003A29E1">
        <w:rPr>
          <w:sz w:val="20"/>
        </w:rPr>
        <w:t>s</w:t>
      </w:r>
      <w:r w:rsidR="00076899" w:rsidRPr="003A29E1">
        <w:rPr>
          <w:sz w:val="20"/>
        </w:rPr>
        <w:t xml:space="preserve"> </w:t>
      </w:r>
      <w:r w:rsidR="002853C5" w:rsidRPr="003A29E1">
        <w:rPr>
          <w:sz w:val="20"/>
        </w:rPr>
        <w:t>are</w:t>
      </w:r>
      <w:r w:rsidR="00076899" w:rsidRPr="003A29E1">
        <w:rPr>
          <w:sz w:val="20"/>
        </w:rPr>
        <w:t xml:space="preserve"> created containing all the </w:t>
      </w:r>
      <w:proofErr w:type="spellStart"/>
      <w:r w:rsidR="00076899" w:rsidRPr="003A29E1">
        <w:rPr>
          <w:sz w:val="20"/>
        </w:rPr>
        <w:t>monophones</w:t>
      </w:r>
      <w:proofErr w:type="spellEnd"/>
      <w:r w:rsidR="00076899" w:rsidRPr="003A29E1">
        <w:rPr>
          <w:sz w:val="20"/>
        </w:rPr>
        <w:t xml:space="preserve"> from the words in the </w:t>
      </w:r>
      <w:r w:rsidR="002853C5" w:rsidRPr="003A29E1">
        <w:rPr>
          <w:sz w:val="20"/>
        </w:rPr>
        <w:t>dictionary</w:t>
      </w:r>
      <w:r w:rsidR="0073100F" w:rsidRPr="003A29E1">
        <w:rPr>
          <w:sz w:val="20"/>
        </w:rPr>
        <w:t>, one</w:t>
      </w:r>
      <w:r w:rsidR="002853C5" w:rsidRPr="003A29E1">
        <w:rPr>
          <w:sz w:val="20"/>
        </w:rPr>
        <w:t xml:space="preserve"> with silence specified as a </w:t>
      </w:r>
      <w:proofErr w:type="spellStart"/>
      <w:r w:rsidR="002853C5" w:rsidRPr="003A29E1">
        <w:rPr>
          <w:sz w:val="20"/>
        </w:rPr>
        <w:t>monophone</w:t>
      </w:r>
      <w:proofErr w:type="spellEnd"/>
      <w:r w:rsidR="002853C5" w:rsidRPr="003A29E1">
        <w:rPr>
          <w:sz w:val="20"/>
        </w:rPr>
        <w:t xml:space="preserve">, and one without. </w:t>
      </w:r>
      <w:r w:rsidR="0073100F" w:rsidRPr="003A29E1">
        <w:rPr>
          <w:sz w:val="20"/>
        </w:rPr>
        <w:t>This information is then used to create the Hidden Markov Models (HMM) files</w:t>
      </w:r>
      <w:r w:rsidR="00411D1B" w:rsidRPr="003A29E1">
        <w:rPr>
          <w:sz w:val="20"/>
        </w:rPr>
        <w:t>, while loading the generated sets of HMMs as they are generated</w:t>
      </w:r>
      <w:r w:rsidR="0073100F" w:rsidRPr="003A29E1">
        <w:rPr>
          <w:sz w:val="20"/>
        </w:rPr>
        <w:t>. After creating a set of label files for each of the audio segments being processed in HTK</w:t>
      </w:r>
      <w:r w:rsidR="001F348A" w:rsidRPr="003A29E1">
        <w:rPr>
          <w:sz w:val="20"/>
        </w:rPr>
        <w:t xml:space="preserve">, a first pass of Viterbi decoding is run in order to align the audio segments with the labels. </w:t>
      </w:r>
      <w:r w:rsidR="00411D1B" w:rsidRPr="003A29E1">
        <w:rPr>
          <w:sz w:val="20"/>
        </w:rPr>
        <w:t xml:space="preserve">Then, the remaining </w:t>
      </w:r>
      <w:r w:rsidR="00B72383" w:rsidRPr="003A29E1">
        <w:rPr>
          <w:sz w:val="20"/>
        </w:rPr>
        <w:t xml:space="preserve">HMM sets are loaded which is then followed by another pass of Viterbi decoding. This generated </w:t>
      </w:r>
      <w:proofErr w:type="gramStart"/>
      <w:r w:rsidR="00DC6D96" w:rsidRPr="003A29E1">
        <w:rPr>
          <w:sz w:val="20"/>
        </w:rPr>
        <w:t>a 94.29</w:t>
      </w:r>
      <w:proofErr w:type="gramEnd"/>
      <w:r w:rsidR="00DC6D96" w:rsidRPr="003A29E1">
        <w:rPr>
          <w:sz w:val="20"/>
        </w:rPr>
        <w:t xml:space="preserve">% correctness in the following </w:t>
      </w:r>
      <w:r w:rsidR="00B72383" w:rsidRPr="003A29E1">
        <w:rPr>
          <w:sz w:val="20"/>
        </w:rPr>
        <w:t xml:space="preserve">when using only native </w:t>
      </w:r>
      <w:r w:rsidR="00810AAA" w:rsidRPr="003A29E1">
        <w:rPr>
          <w:sz w:val="20"/>
        </w:rPr>
        <w:t>speakers for</w:t>
      </w:r>
      <w:r w:rsidR="00B72383" w:rsidRPr="003A29E1">
        <w:rPr>
          <w:sz w:val="20"/>
        </w:rPr>
        <w:t xml:space="preserve"> test data. </w:t>
      </w:r>
    </w:p>
    <w:p w14:paraId="78E9CFAF" w14:textId="77777777" w:rsidR="00291DDC" w:rsidRPr="003A29E1" w:rsidRDefault="00291DDC" w:rsidP="00736F23">
      <w:pPr>
        <w:rPr>
          <w:sz w:val="20"/>
        </w:rPr>
      </w:pPr>
    </w:p>
    <w:p w14:paraId="738BF5BB" w14:textId="371ADDE9" w:rsidR="00B72383" w:rsidRPr="003A29E1" w:rsidRDefault="00B72383" w:rsidP="00736F23">
      <w:pPr>
        <w:rPr>
          <w:sz w:val="20"/>
        </w:rPr>
      </w:pPr>
      <w:r w:rsidRPr="003A29E1">
        <w:rPr>
          <w:sz w:val="20"/>
        </w:rPr>
        <w:t>------------------------ Overall Results ----</w:t>
      </w:r>
      <w:r w:rsidR="00810AAA" w:rsidRPr="003A29E1">
        <w:rPr>
          <w:sz w:val="20"/>
        </w:rPr>
        <w:t>--------------------</w:t>
      </w:r>
    </w:p>
    <w:p w14:paraId="5B5EFCF2" w14:textId="77777777" w:rsidR="00B72383" w:rsidRPr="003A29E1" w:rsidRDefault="00B72383" w:rsidP="00736F23">
      <w:pPr>
        <w:rPr>
          <w:sz w:val="20"/>
        </w:rPr>
      </w:pPr>
      <w:r w:rsidRPr="003A29E1">
        <w:rPr>
          <w:sz w:val="20"/>
        </w:rPr>
        <w:t>SENT: %Correct=0.00 [H=0, S=70, N=70]</w:t>
      </w:r>
    </w:p>
    <w:p w14:paraId="28F756FE" w14:textId="661AAD0C" w:rsidR="00B72383" w:rsidRPr="003A29E1" w:rsidRDefault="00B72383" w:rsidP="00736F23">
      <w:pPr>
        <w:rPr>
          <w:sz w:val="20"/>
        </w:rPr>
      </w:pPr>
      <w:r w:rsidRPr="003A29E1">
        <w:rPr>
          <w:sz w:val="20"/>
        </w:rPr>
        <w:t>WORD: %</w:t>
      </w:r>
      <w:proofErr w:type="spellStart"/>
      <w:r w:rsidRPr="003A29E1">
        <w:rPr>
          <w:sz w:val="20"/>
        </w:rPr>
        <w:t>Corr</w:t>
      </w:r>
      <w:proofErr w:type="spellEnd"/>
      <w:r w:rsidRPr="003A29E1">
        <w:rPr>
          <w:sz w:val="20"/>
        </w:rPr>
        <w:t xml:space="preserve">=94.29, </w:t>
      </w:r>
      <w:proofErr w:type="spellStart"/>
      <w:r w:rsidRPr="003A29E1">
        <w:rPr>
          <w:sz w:val="20"/>
        </w:rPr>
        <w:t>Acc</w:t>
      </w:r>
      <w:proofErr w:type="spellEnd"/>
      <w:r w:rsidRPr="003A29E1">
        <w:rPr>
          <w:sz w:val="20"/>
        </w:rPr>
        <w:t>=-105.71 [H=66, D=0, S=4, I=140, N=70]</w:t>
      </w:r>
    </w:p>
    <w:p w14:paraId="33ECE3FB" w14:textId="77777777" w:rsidR="008C4026" w:rsidRPr="003A29E1" w:rsidRDefault="008C4026" w:rsidP="00736F23">
      <w:pPr>
        <w:rPr>
          <w:sz w:val="20"/>
        </w:rPr>
      </w:pPr>
    </w:p>
    <w:p w14:paraId="7B29B3A7" w14:textId="77777777" w:rsidR="00C82213" w:rsidRPr="003A29E1" w:rsidRDefault="004674CB" w:rsidP="00736F23">
      <w:pPr>
        <w:ind w:firstLine="270"/>
        <w:rPr>
          <w:sz w:val="20"/>
        </w:rPr>
      </w:pPr>
      <w:r w:rsidRPr="003A29E1">
        <w:rPr>
          <w:sz w:val="20"/>
        </w:rPr>
        <w:t xml:space="preserve">In </w:t>
      </w:r>
      <w:r w:rsidR="00453318" w:rsidRPr="003A29E1">
        <w:rPr>
          <w:sz w:val="20"/>
        </w:rPr>
        <w:t>running the experiment</w:t>
      </w:r>
      <w:r w:rsidRPr="003A29E1">
        <w:rPr>
          <w:sz w:val="20"/>
        </w:rPr>
        <w:t>, data was collected from two native Hindi speakers and one non-</w:t>
      </w:r>
      <w:r w:rsidR="00F84B61" w:rsidRPr="003A29E1">
        <w:rPr>
          <w:sz w:val="20"/>
        </w:rPr>
        <w:t xml:space="preserve">Hindi </w:t>
      </w:r>
      <w:r w:rsidRPr="003A29E1">
        <w:rPr>
          <w:sz w:val="20"/>
        </w:rPr>
        <w:t xml:space="preserve">speaker. </w:t>
      </w:r>
      <w:r w:rsidR="00FC743E" w:rsidRPr="003A29E1">
        <w:rPr>
          <w:sz w:val="20"/>
        </w:rPr>
        <w:t xml:space="preserve">The test prompts only included variations of Hindi numbers. </w:t>
      </w:r>
      <w:r w:rsidR="000740DC" w:rsidRPr="003A29E1">
        <w:rPr>
          <w:sz w:val="20"/>
        </w:rPr>
        <w:t xml:space="preserve">The test data was the processed using the </w:t>
      </w:r>
      <w:proofErr w:type="spellStart"/>
      <w:r w:rsidR="000740DC" w:rsidRPr="003A29E1">
        <w:rPr>
          <w:sz w:val="20"/>
        </w:rPr>
        <w:t>HVite</w:t>
      </w:r>
      <w:proofErr w:type="spellEnd"/>
      <w:r w:rsidR="000740DC" w:rsidRPr="003A29E1">
        <w:rPr>
          <w:sz w:val="20"/>
        </w:rPr>
        <w:t xml:space="preserve"> command to force</w:t>
      </w:r>
      <w:r w:rsidR="000F3042" w:rsidRPr="003A29E1">
        <w:rPr>
          <w:sz w:val="20"/>
        </w:rPr>
        <w:t>fully</w:t>
      </w:r>
      <w:r w:rsidR="000740DC" w:rsidRPr="003A29E1">
        <w:rPr>
          <w:sz w:val="20"/>
        </w:rPr>
        <w:t xml:space="preserve"> </w:t>
      </w:r>
      <w:r w:rsidR="000F3042" w:rsidRPr="003A29E1">
        <w:rPr>
          <w:sz w:val="20"/>
        </w:rPr>
        <w:t>align</w:t>
      </w:r>
      <w:r w:rsidR="006C3550" w:rsidRPr="003A29E1">
        <w:rPr>
          <w:sz w:val="20"/>
        </w:rPr>
        <w:t xml:space="preserve"> using the Viterbi Decoding algorithm</w:t>
      </w:r>
      <w:r w:rsidR="007E3F76" w:rsidRPr="003A29E1">
        <w:rPr>
          <w:sz w:val="20"/>
        </w:rPr>
        <w:t>.</w:t>
      </w:r>
      <w:r w:rsidR="00763FDB" w:rsidRPr="003A29E1">
        <w:rPr>
          <w:sz w:val="20"/>
        </w:rPr>
        <w:t xml:space="preserve"> This command created a </w:t>
      </w:r>
      <w:r w:rsidR="004D61A2" w:rsidRPr="003A29E1">
        <w:rPr>
          <w:sz w:val="20"/>
        </w:rPr>
        <w:t>file, which</w:t>
      </w:r>
      <w:r w:rsidR="00763FDB" w:rsidRPr="003A29E1">
        <w:rPr>
          <w:sz w:val="20"/>
        </w:rPr>
        <w:t xml:space="preserve"> provided the confidence score</w:t>
      </w:r>
      <w:r w:rsidR="009F21B3" w:rsidRPr="003A29E1">
        <w:rPr>
          <w:sz w:val="20"/>
        </w:rPr>
        <w:t xml:space="preserve"> relating to the accuracy of the test samples in comparison to the training data</w:t>
      </w:r>
      <w:r w:rsidR="00763FDB" w:rsidRPr="003A29E1">
        <w:rPr>
          <w:sz w:val="20"/>
        </w:rPr>
        <w:t xml:space="preserve"> for each of the test files that were run in the command</w:t>
      </w:r>
      <w:r w:rsidR="000740DC" w:rsidRPr="003A29E1">
        <w:rPr>
          <w:sz w:val="20"/>
        </w:rPr>
        <w:t xml:space="preserve">. </w:t>
      </w:r>
      <w:r w:rsidR="00C006ED" w:rsidRPr="003A29E1">
        <w:rPr>
          <w:sz w:val="20"/>
        </w:rPr>
        <w:t xml:space="preserve">Using this score, </w:t>
      </w:r>
      <w:r w:rsidR="000B15B2" w:rsidRPr="003A29E1">
        <w:rPr>
          <w:sz w:val="20"/>
        </w:rPr>
        <w:t>it was possible</w:t>
      </w:r>
      <w:r w:rsidR="000F17AC" w:rsidRPr="003A29E1">
        <w:rPr>
          <w:sz w:val="20"/>
        </w:rPr>
        <w:t xml:space="preserve"> to</w:t>
      </w:r>
      <w:r w:rsidR="00C006ED" w:rsidRPr="003A29E1">
        <w:rPr>
          <w:sz w:val="20"/>
        </w:rPr>
        <w:t xml:space="preserve"> implement the algorithm for </w:t>
      </w:r>
      <w:r w:rsidR="00933CCC" w:rsidRPr="003A29E1">
        <w:rPr>
          <w:sz w:val="20"/>
        </w:rPr>
        <w:t>goodness of pronunciation</w:t>
      </w:r>
      <w:r w:rsidR="00C006ED" w:rsidRPr="003A29E1">
        <w:rPr>
          <w:sz w:val="20"/>
        </w:rPr>
        <w:t xml:space="preserve"> scoring and assessment fo</w:t>
      </w:r>
      <w:r w:rsidR="007A27B9" w:rsidRPr="003A29E1">
        <w:rPr>
          <w:sz w:val="20"/>
        </w:rPr>
        <w:t>r interactive language learning</w:t>
      </w:r>
      <w:r w:rsidR="00E04C2F" w:rsidRPr="003A29E1">
        <w:rPr>
          <w:sz w:val="20"/>
        </w:rPr>
        <w:t>.</w:t>
      </w:r>
      <w:r w:rsidR="00A8378D" w:rsidRPr="003A29E1">
        <w:rPr>
          <w:sz w:val="20"/>
        </w:rPr>
        <w:t xml:space="preserve"> </w:t>
      </w:r>
    </w:p>
    <w:p w14:paraId="09DDF5E6" w14:textId="77777777" w:rsidR="00C82213" w:rsidRPr="003A29E1" w:rsidRDefault="00C82213" w:rsidP="004467DA">
      <w:pPr>
        <w:ind w:firstLine="270"/>
        <w:rPr>
          <w:sz w:val="20"/>
        </w:rPr>
      </w:pPr>
    </w:p>
    <w:p w14:paraId="5E4B4339" w14:textId="77777777" w:rsidR="00143473" w:rsidRPr="003A29E1" w:rsidRDefault="00143473" w:rsidP="004467DA">
      <w:pPr>
        <w:ind w:firstLine="270"/>
        <w:rPr>
          <w:sz w:val="20"/>
        </w:rPr>
      </w:pPr>
    </w:p>
    <w:p w14:paraId="2AF8C66C" w14:textId="77777777" w:rsidR="00C82213" w:rsidRPr="003A29E1" w:rsidRDefault="00C82213" w:rsidP="004467DA">
      <w:pPr>
        <w:rPr>
          <w:i/>
          <w:sz w:val="20"/>
        </w:rPr>
      </w:pPr>
      <w:r w:rsidRPr="003A29E1">
        <w:rPr>
          <w:b/>
          <w:sz w:val="20"/>
        </w:rPr>
        <w:t>3.4. Generating the Acoustic Model &amp; Language Model</w:t>
      </w:r>
    </w:p>
    <w:p w14:paraId="52BE3B09" w14:textId="29BFBE7A" w:rsidR="00292B00" w:rsidRDefault="00D37195" w:rsidP="004467DA">
      <w:pPr>
        <w:rPr>
          <w:sz w:val="20"/>
        </w:rPr>
      </w:pPr>
      <w:r>
        <w:rPr>
          <w:sz w:val="20"/>
        </w:rPr>
        <w:t>In order to generate an acoustic, audio samples were taken from five native speakers</w:t>
      </w:r>
      <w:r w:rsidRPr="00D37195">
        <w:rPr>
          <w:sz w:val="20"/>
        </w:rPr>
        <w:t xml:space="preserve"> </w:t>
      </w:r>
      <w:r>
        <w:rPr>
          <w:sz w:val="20"/>
        </w:rPr>
        <w:t xml:space="preserve">each </w:t>
      </w:r>
      <w:r w:rsidRPr="000B589A">
        <w:rPr>
          <w:sz w:val="20"/>
        </w:rPr>
        <w:t xml:space="preserve">saying </w:t>
      </w:r>
      <w:r>
        <w:rPr>
          <w:sz w:val="20"/>
        </w:rPr>
        <w:t xml:space="preserve">each word five times, totaling to 420 samples per speaker. </w:t>
      </w:r>
      <w:r w:rsidRPr="000B589A">
        <w:rPr>
          <w:sz w:val="20"/>
        </w:rPr>
        <w:t xml:space="preserve"> </w:t>
      </w:r>
      <w:r w:rsidR="0010530A">
        <w:rPr>
          <w:sz w:val="20"/>
        </w:rPr>
        <w:t>A transcripti</w:t>
      </w:r>
      <w:r w:rsidR="00602585">
        <w:rPr>
          <w:sz w:val="20"/>
        </w:rPr>
        <w:t>on of each of the audio samples</w:t>
      </w:r>
      <w:r w:rsidR="00FA76D2">
        <w:rPr>
          <w:sz w:val="20"/>
        </w:rPr>
        <w:t xml:space="preserve"> (</w:t>
      </w:r>
      <w:proofErr w:type="spellStart"/>
      <w:r w:rsidR="00FA76D2">
        <w:rPr>
          <w:sz w:val="20"/>
        </w:rPr>
        <w:t>aammango.transcription</w:t>
      </w:r>
      <w:proofErr w:type="spellEnd"/>
      <w:r w:rsidR="00FA76D2">
        <w:rPr>
          <w:sz w:val="20"/>
        </w:rPr>
        <w:t>)</w:t>
      </w:r>
      <w:r w:rsidR="00602585">
        <w:rPr>
          <w:sz w:val="20"/>
        </w:rPr>
        <w:t xml:space="preserve"> and a list of each audio file </w:t>
      </w:r>
      <w:r w:rsidR="00FA76D2">
        <w:rPr>
          <w:sz w:val="20"/>
        </w:rPr>
        <w:t>(</w:t>
      </w:r>
      <w:proofErr w:type="spellStart"/>
      <w:r w:rsidR="00FA76D2">
        <w:rPr>
          <w:sz w:val="20"/>
        </w:rPr>
        <w:t>aammango.fileids</w:t>
      </w:r>
      <w:proofErr w:type="spellEnd"/>
      <w:r w:rsidR="00FA76D2">
        <w:rPr>
          <w:sz w:val="20"/>
        </w:rPr>
        <w:t>)</w:t>
      </w:r>
      <w:r w:rsidR="00602585">
        <w:rPr>
          <w:sz w:val="20"/>
        </w:rPr>
        <w:t xml:space="preserve"> were</w:t>
      </w:r>
      <w:r w:rsidR="0010530A">
        <w:rPr>
          <w:sz w:val="20"/>
        </w:rPr>
        <w:t xml:space="preserve"> then compiled using python script</w:t>
      </w:r>
      <w:r w:rsidR="00320D5F">
        <w:rPr>
          <w:sz w:val="20"/>
        </w:rPr>
        <w:t>s</w:t>
      </w:r>
      <w:r w:rsidR="0010530A">
        <w:rPr>
          <w:sz w:val="20"/>
        </w:rPr>
        <w:t xml:space="preserve">. </w:t>
      </w:r>
    </w:p>
    <w:p w14:paraId="3232E7DF" w14:textId="65F6334C" w:rsidR="00007844" w:rsidRDefault="00292B00" w:rsidP="004467DA">
      <w:pPr>
        <w:ind w:firstLine="270"/>
        <w:rPr>
          <w:sz w:val="20"/>
        </w:rPr>
      </w:pPr>
      <w:commentRangeStart w:id="2"/>
      <w:r>
        <w:rPr>
          <w:sz w:val="20"/>
        </w:rPr>
        <w:t xml:space="preserve">Once the data was prepared, the </w:t>
      </w:r>
      <w:proofErr w:type="spellStart"/>
      <w:r>
        <w:rPr>
          <w:sz w:val="20"/>
        </w:rPr>
        <w:t>sphinxtrain</w:t>
      </w:r>
      <w:proofErr w:type="spellEnd"/>
      <w:r>
        <w:rPr>
          <w:sz w:val="20"/>
        </w:rPr>
        <w:t xml:space="preserve"> </w:t>
      </w:r>
      <w:r w:rsidR="00F171AA">
        <w:rPr>
          <w:sz w:val="20"/>
        </w:rPr>
        <w:t xml:space="preserve">setup </w:t>
      </w:r>
      <w:r>
        <w:rPr>
          <w:sz w:val="20"/>
        </w:rPr>
        <w:t xml:space="preserve">script was </w:t>
      </w:r>
      <w:r w:rsidR="00F171AA">
        <w:rPr>
          <w:sz w:val="20"/>
        </w:rPr>
        <w:t>r</w:t>
      </w:r>
      <w:r>
        <w:rPr>
          <w:sz w:val="20"/>
        </w:rPr>
        <w:t>un on the audio samples and transcriptions</w:t>
      </w:r>
      <w:r w:rsidR="00F171AA">
        <w:rPr>
          <w:sz w:val="20"/>
        </w:rPr>
        <w:t xml:space="preserve">, which created the default configuration file. After modifying the configuration file with the custom paths, audio formats, and model parameters, </w:t>
      </w:r>
      <w:proofErr w:type="spellStart"/>
      <w:r w:rsidR="00F171AA">
        <w:rPr>
          <w:sz w:val="20"/>
        </w:rPr>
        <w:t>sphintrain</w:t>
      </w:r>
      <w:proofErr w:type="spellEnd"/>
      <w:r w:rsidR="00F171AA">
        <w:rPr>
          <w:sz w:val="20"/>
        </w:rPr>
        <w:t xml:space="preserve"> was run on the audio database. This resulted in the appropriate acoustic model files needed </w:t>
      </w:r>
      <w:r w:rsidR="00F171AA">
        <w:rPr>
          <w:sz w:val="20"/>
        </w:rPr>
        <w:lastRenderedPageBreak/>
        <w:t xml:space="preserve">for recognition: </w:t>
      </w:r>
      <w:proofErr w:type="spellStart"/>
      <w:r w:rsidR="00F171AA">
        <w:rPr>
          <w:sz w:val="20"/>
        </w:rPr>
        <w:t>mdef</w:t>
      </w:r>
      <w:proofErr w:type="spellEnd"/>
      <w:r w:rsidR="00F171AA">
        <w:rPr>
          <w:sz w:val="20"/>
        </w:rPr>
        <w:t xml:space="preserve">, </w:t>
      </w:r>
      <w:proofErr w:type="spellStart"/>
      <w:r w:rsidR="00F171AA">
        <w:rPr>
          <w:sz w:val="20"/>
        </w:rPr>
        <w:t>feat.params</w:t>
      </w:r>
      <w:proofErr w:type="spellEnd"/>
      <w:r w:rsidR="00F171AA">
        <w:rPr>
          <w:sz w:val="20"/>
        </w:rPr>
        <w:t xml:space="preserve">, </w:t>
      </w:r>
      <w:proofErr w:type="spellStart"/>
      <w:r w:rsidR="00F171AA">
        <w:rPr>
          <w:sz w:val="20"/>
        </w:rPr>
        <w:t>mixture_weights</w:t>
      </w:r>
      <w:proofErr w:type="spellEnd"/>
      <w:r w:rsidR="00F171AA">
        <w:rPr>
          <w:sz w:val="20"/>
        </w:rPr>
        <w:t xml:space="preserve">, means, </w:t>
      </w:r>
      <w:proofErr w:type="spellStart"/>
      <w:r w:rsidR="00F171AA">
        <w:rPr>
          <w:sz w:val="20"/>
        </w:rPr>
        <w:t>noisedict</w:t>
      </w:r>
      <w:proofErr w:type="spellEnd"/>
      <w:r w:rsidR="00F171AA">
        <w:rPr>
          <w:sz w:val="20"/>
        </w:rPr>
        <w:t xml:space="preserve">, </w:t>
      </w:r>
      <w:proofErr w:type="spellStart"/>
      <w:r w:rsidR="00F171AA">
        <w:rPr>
          <w:sz w:val="20"/>
        </w:rPr>
        <w:t>transition_matrices</w:t>
      </w:r>
      <w:proofErr w:type="spellEnd"/>
      <w:r w:rsidR="00F171AA">
        <w:rPr>
          <w:sz w:val="20"/>
        </w:rPr>
        <w:t xml:space="preserve">, variances. </w:t>
      </w:r>
      <w:commentRangeEnd w:id="2"/>
      <w:r w:rsidR="001646BD">
        <w:rPr>
          <w:rStyle w:val="CommentReference"/>
        </w:rPr>
        <w:commentReference w:id="2"/>
      </w:r>
    </w:p>
    <w:p w14:paraId="311AC9EB" w14:textId="0B36E66B" w:rsidR="00007844" w:rsidRPr="004467DA" w:rsidRDefault="00FB3647" w:rsidP="004467DA">
      <w:pPr>
        <w:ind w:firstLine="270"/>
      </w:pPr>
      <w:commentRangeStart w:id="3"/>
      <w:r>
        <w:rPr>
          <w:sz w:val="20"/>
        </w:rPr>
        <w:t xml:space="preserve">Using a transcript of the audio samples, I created a vocabulary </w:t>
      </w:r>
      <w:proofErr w:type="gramStart"/>
      <w:r>
        <w:rPr>
          <w:sz w:val="20"/>
        </w:rPr>
        <w:t>file which</w:t>
      </w:r>
      <w:proofErr w:type="gramEnd"/>
      <w:r>
        <w:rPr>
          <w:sz w:val="20"/>
        </w:rPr>
        <w:t xml:space="preserve"> would be able to be fed into Sphinx for generating a language model. </w:t>
      </w:r>
      <w:r w:rsidR="00EA032C">
        <w:rPr>
          <w:sz w:val="20"/>
        </w:rPr>
        <w:t xml:space="preserve">The vocab file was given as a parameter to generate an </w:t>
      </w:r>
      <w:proofErr w:type="spellStart"/>
      <w:r w:rsidR="00EA032C">
        <w:rPr>
          <w:sz w:val="20"/>
        </w:rPr>
        <w:t>idngram</w:t>
      </w:r>
      <w:proofErr w:type="spellEnd"/>
      <w:r w:rsidR="00EA032C">
        <w:rPr>
          <w:sz w:val="20"/>
        </w:rPr>
        <w:t xml:space="preserve"> file using the following command: </w:t>
      </w:r>
      <w:r w:rsidR="00F5644C">
        <w:rPr>
          <w:sz w:val="20"/>
        </w:rPr>
        <w:t>"</w:t>
      </w:r>
      <w:r w:rsidR="00F5644C" w:rsidRPr="00F5644C">
        <w:t xml:space="preserve"> </w:t>
      </w:r>
      <w:r w:rsidR="00F5644C" w:rsidRPr="00F5644C">
        <w:rPr>
          <w:sz w:val="20"/>
        </w:rPr>
        <w:t xml:space="preserve">text2idngram -vocab </w:t>
      </w:r>
      <w:proofErr w:type="spellStart"/>
      <w:r w:rsidR="00F5644C">
        <w:rPr>
          <w:sz w:val="20"/>
        </w:rPr>
        <w:t>aammango</w:t>
      </w:r>
      <w:r w:rsidR="00F5644C" w:rsidRPr="00F5644C">
        <w:rPr>
          <w:sz w:val="20"/>
        </w:rPr>
        <w:t>.vocab</w:t>
      </w:r>
      <w:proofErr w:type="spellEnd"/>
      <w:r w:rsidR="00F5644C" w:rsidRPr="00F5644C">
        <w:rPr>
          <w:sz w:val="20"/>
        </w:rPr>
        <w:t xml:space="preserve"> -</w:t>
      </w:r>
      <w:proofErr w:type="spellStart"/>
      <w:r w:rsidR="00F5644C" w:rsidRPr="00F5644C">
        <w:rPr>
          <w:sz w:val="20"/>
        </w:rPr>
        <w:t>idngram</w:t>
      </w:r>
      <w:proofErr w:type="spellEnd"/>
      <w:r w:rsidR="00F5644C" w:rsidRPr="00F5644C">
        <w:rPr>
          <w:sz w:val="20"/>
        </w:rPr>
        <w:t xml:space="preserve"> </w:t>
      </w:r>
      <w:proofErr w:type="spellStart"/>
      <w:r w:rsidR="00F5644C">
        <w:rPr>
          <w:sz w:val="20"/>
        </w:rPr>
        <w:t>aammango</w:t>
      </w:r>
      <w:r w:rsidR="00F5644C" w:rsidRPr="00F5644C">
        <w:rPr>
          <w:sz w:val="20"/>
        </w:rPr>
        <w:t>.idngram</w:t>
      </w:r>
      <w:proofErr w:type="spellEnd"/>
      <w:r w:rsidR="00F5644C" w:rsidRPr="00F5644C">
        <w:rPr>
          <w:sz w:val="20"/>
        </w:rPr>
        <w:t xml:space="preserve"> &lt; </w:t>
      </w:r>
      <w:r w:rsidR="00F5644C">
        <w:rPr>
          <w:sz w:val="20"/>
        </w:rPr>
        <w:t>aammango</w:t>
      </w:r>
      <w:r w:rsidR="00F5644C" w:rsidRPr="00F5644C">
        <w:rPr>
          <w:sz w:val="20"/>
        </w:rPr>
        <w:t>.closed.txt</w:t>
      </w:r>
      <w:r w:rsidR="00F5644C">
        <w:rPr>
          <w:sz w:val="20"/>
        </w:rPr>
        <w:t xml:space="preserve">”. This </w:t>
      </w:r>
      <w:proofErr w:type="spellStart"/>
      <w:r w:rsidR="00F5644C">
        <w:rPr>
          <w:sz w:val="20"/>
        </w:rPr>
        <w:t>idngram</w:t>
      </w:r>
      <w:proofErr w:type="spellEnd"/>
      <w:r w:rsidR="00F5644C">
        <w:rPr>
          <w:sz w:val="20"/>
        </w:rPr>
        <w:t xml:space="preserve"> file was then converted into an ARPA language model using the following command: “</w:t>
      </w:r>
      <w:r w:rsidR="00F5644C" w:rsidRPr="00F5644C">
        <w:rPr>
          <w:sz w:val="20"/>
        </w:rPr>
        <w:t>idngram2lm -</w:t>
      </w:r>
      <w:proofErr w:type="spellStart"/>
      <w:r w:rsidR="00F5644C" w:rsidRPr="00F5644C">
        <w:rPr>
          <w:sz w:val="20"/>
        </w:rPr>
        <w:t>vocab_type</w:t>
      </w:r>
      <w:proofErr w:type="spellEnd"/>
      <w:r w:rsidR="00F5644C" w:rsidRPr="00F5644C">
        <w:rPr>
          <w:sz w:val="20"/>
        </w:rPr>
        <w:t xml:space="preserve"> 0 -</w:t>
      </w:r>
      <w:proofErr w:type="spellStart"/>
      <w:r w:rsidR="00F5644C" w:rsidRPr="00F5644C">
        <w:rPr>
          <w:sz w:val="20"/>
        </w:rPr>
        <w:t>idngram</w:t>
      </w:r>
      <w:proofErr w:type="spellEnd"/>
      <w:r w:rsidR="00F5644C" w:rsidRPr="00F5644C">
        <w:rPr>
          <w:sz w:val="20"/>
        </w:rPr>
        <w:t xml:space="preserve"> </w:t>
      </w:r>
      <w:proofErr w:type="spellStart"/>
      <w:r w:rsidR="00F5644C">
        <w:rPr>
          <w:sz w:val="20"/>
        </w:rPr>
        <w:t>aammango</w:t>
      </w:r>
      <w:r w:rsidR="00F5644C" w:rsidRPr="00F5644C">
        <w:rPr>
          <w:sz w:val="20"/>
        </w:rPr>
        <w:t>.idngram</w:t>
      </w:r>
      <w:proofErr w:type="spellEnd"/>
      <w:r w:rsidR="00F5644C" w:rsidRPr="00F5644C">
        <w:rPr>
          <w:sz w:val="20"/>
        </w:rPr>
        <w:t xml:space="preserve"> -vocab. </w:t>
      </w:r>
      <w:proofErr w:type="spellStart"/>
      <w:r w:rsidR="00F5644C">
        <w:rPr>
          <w:sz w:val="20"/>
        </w:rPr>
        <w:t>aammango.</w:t>
      </w:r>
      <w:r w:rsidR="00F5644C" w:rsidRPr="00F5644C">
        <w:rPr>
          <w:sz w:val="20"/>
        </w:rPr>
        <w:t>vocab</w:t>
      </w:r>
      <w:proofErr w:type="spellEnd"/>
      <w:r w:rsidR="00F5644C" w:rsidRPr="00F5644C">
        <w:rPr>
          <w:sz w:val="20"/>
        </w:rPr>
        <w:t xml:space="preserve"> -</w:t>
      </w:r>
      <w:proofErr w:type="spellStart"/>
      <w:r w:rsidR="00F5644C" w:rsidRPr="00F5644C">
        <w:rPr>
          <w:sz w:val="20"/>
        </w:rPr>
        <w:t>arpa</w:t>
      </w:r>
      <w:proofErr w:type="spellEnd"/>
      <w:r w:rsidR="00F5644C" w:rsidRPr="00F5644C">
        <w:rPr>
          <w:sz w:val="20"/>
        </w:rPr>
        <w:t xml:space="preserve"> </w:t>
      </w:r>
      <w:proofErr w:type="spellStart"/>
      <w:r w:rsidR="00931A8A">
        <w:rPr>
          <w:sz w:val="20"/>
        </w:rPr>
        <w:t>aammango</w:t>
      </w:r>
      <w:r w:rsidR="00F5644C" w:rsidRPr="00F5644C">
        <w:rPr>
          <w:sz w:val="20"/>
        </w:rPr>
        <w:t>.arp</w:t>
      </w:r>
      <w:r w:rsidR="00931A8A">
        <w:rPr>
          <w:sz w:val="20"/>
        </w:rPr>
        <w:t>a</w:t>
      </w:r>
      <w:proofErr w:type="spellEnd"/>
      <w:r w:rsidR="00F5644C">
        <w:rPr>
          <w:sz w:val="20"/>
        </w:rPr>
        <w:t>”</w:t>
      </w:r>
      <w:r w:rsidR="00931A8A">
        <w:rPr>
          <w:sz w:val="20"/>
        </w:rPr>
        <w:t xml:space="preserve">. This file was then converted into the CMU binary language models </w:t>
      </w:r>
      <w:proofErr w:type="spellStart"/>
      <w:r w:rsidR="00931A8A">
        <w:rPr>
          <w:sz w:val="20"/>
        </w:rPr>
        <w:t>filetype</w:t>
      </w:r>
      <w:proofErr w:type="spellEnd"/>
      <w:r w:rsidR="00931A8A">
        <w:rPr>
          <w:sz w:val="20"/>
        </w:rPr>
        <w:t xml:space="preserve"> (DMP) using the following command: </w:t>
      </w:r>
      <w:r w:rsidR="005645F2">
        <w:rPr>
          <w:sz w:val="20"/>
        </w:rPr>
        <w:t>“</w:t>
      </w:r>
      <w:proofErr w:type="spellStart"/>
      <w:r w:rsidR="00931A8A">
        <w:rPr>
          <w:sz w:val="20"/>
        </w:rPr>
        <w:t>sphinx_lm_convert</w:t>
      </w:r>
      <w:proofErr w:type="spellEnd"/>
      <w:r w:rsidR="00931A8A">
        <w:rPr>
          <w:sz w:val="20"/>
        </w:rPr>
        <w:t xml:space="preserve"> –</w:t>
      </w:r>
      <w:proofErr w:type="spellStart"/>
      <w:r w:rsidR="00931A8A">
        <w:rPr>
          <w:sz w:val="20"/>
        </w:rPr>
        <w:t>i</w:t>
      </w:r>
      <w:proofErr w:type="spellEnd"/>
      <w:r w:rsidR="00931A8A">
        <w:rPr>
          <w:sz w:val="20"/>
        </w:rPr>
        <w:t xml:space="preserve"> </w:t>
      </w:r>
      <w:proofErr w:type="spellStart"/>
      <w:r w:rsidR="00931A8A">
        <w:rPr>
          <w:sz w:val="20"/>
        </w:rPr>
        <w:t>aammango.arpa</w:t>
      </w:r>
      <w:proofErr w:type="spellEnd"/>
      <w:r w:rsidR="00931A8A">
        <w:rPr>
          <w:sz w:val="20"/>
        </w:rPr>
        <w:t xml:space="preserve"> –o </w:t>
      </w:r>
      <w:proofErr w:type="spellStart"/>
      <w:r w:rsidR="00931A8A">
        <w:rPr>
          <w:sz w:val="20"/>
        </w:rPr>
        <w:t>aammango.lm.DMP</w:t>
      </w:r>
      <w:proofErr w:type="spellEnd"/>
      <w:r w:rsidR="00931A8A">
        <w:rPr>
          <w:sz w:val="20"/>
        </w:rPr>
        <w:t>”</w:t>
      </w:r>
      <w:r w:rsidR="005645F2">
        <w:rPr>
          <w:sz w:val="20"/>
        </w:rPr>
        <w:t xml:space="preserve">. </w:t>
      </w:r>
      <w:commentRangeEnd w:id="3"/>
      <w:r w:rsidR="001646BD">
        <w:rPr>
          <w:rStyle w:val="CommentReference"/>
        </w:rPr>
        <w:commentReference w:id="3"/>
      </w:r>
    </w:p>
    <w:p w14:paraId="64A67DB7" w14:textId="77777777" w:rsidR="00D37195" w:rsidRPr="003A29E1" w:rsidRDefault="00D37195" w:rsidP="004467DA">
      <w:pPr>
        <w:rPr>
          <w:sz w:val="20"/>
        </w:rPr>
      </w:pPr>
    </w:p>
    <w:p w14:paraId="7F101471" w14:textId="77777777" w:rsidR="00A8378D" w:rsidRPr="003A29E1" w:rsidRDefault="00A8378D" w:rsidP="004467DA">
      <w:pPr>
        <w:rPr>
          <w:sz w:val="20"/>
        </w:rPr>
      </w:pPr>
    </w:p>
    <w:p w14:paraId="26ED30C8" w14:textId="18082510" w:rsidR="00A8378D" w:rsidRPr="003A29E1" w:rsidRDefault="00C82213" w:rsidP="004467DA">
      <w:pPr>
        <w:rPr>
          <w:b/>
          <w:sz w:val="20"/>
        </w:rPr>
      </w:pPr>
      <w:r w:rsidRPr="003A29E1">
        <w:rPr>
          <w:b/>
          <w:sz w:val="20"/>
        </w:rPr>
        <w:t>3.5</w:t>
      </w:r>
      <w:r w:rsidR="00A8378D" w:rsidRPr="003A29E1">
        <w:rPr>
          <w:b/>
          <w:sz w:val="20"/>
        </w:rPr>
        <w:t>. OpenEars Second Implementation</w:t>
      </w:r>
    </w:p>
    <w:p w14:paraId="1CE0EE33" w14:textId="53794D59" w:rsidR="0076166D" w:rsidRPr="003A29E1" w:rsidRDefault="00C44D1C" w:rsidP="004467DA">
      <w:pPr>
        <w:ind w:firstLine="270"/>
        <w:rPr>
          <w:sz w:val="20"/>
        </w:rPr>
      </w:pPr>
      <w:r>
        <w:rPr>
          <w:sz w:val="20"/>
        </w:rPr>
        <w:t xml:space="preserve">As I was finally able to create a sphinx acoustic model and language model, I </w:t>
      </w:r>
      <w:proofErr w:type="spellStart"/>
      <w:r>
        <w:rPr>
          <w:sz w:val="20"/>
        </w:rPr>
        <w:t>inputed</w:t>
      </w:r>
      <w:proofErr w:type="spellEnd"/>
      <w:r>
        <w:rPr>
          <w:sz w:val="20"/>
        </w:rPr>
        <w:t xml:space="preserve"> the files into an iOS framework bundle to be used with OpenEars in the iOS application. The application was then able to recognize which word was being spoken; however, OpenEars does not allow the developer to access the probabilities involved in calculating the Goodness of Pronunciation. As this platform did not allow for the key aim of the application, another method was </w:t>
      </w:r>
      <w:r w:rsidR="0016108A">
        <w:rPr>
          <w:sz w:val="20"/>
        </w:rPr>
        <w:t>needed</w:t>
      </w:r>
      <w:r>
        <w:rPr>
          <w:sz w:val="20"/>
        </w:rPr>
        <w:t xml:space="preserve">. </w:t>
      </w:r>
    </w:p>
    <w:p w14:paraId="24AE67FA" w14:textId="77777777" w:rsidR="00AF086E" w:rsidRPr="003A29E1" w:rsidRDefault="00AF086E" w:rsidP="004467DA">
      <w:pPr>
        <w:ind w:firstLine="270"/>
        <w:rPr>
          <w:sz w:val="20"/>
        </w:rPr>
      </w:pPr>
    </w:p>
    <w:p w14:paraId="596CF4EA" w14:textId="2E279AB5" w:rsidR="00AF086E" w:rsidRPr="003A29E1" w:rsidRDefault="00AF086E" w:rsidP="004467DA">
      <w:pPr>
        <w:rPr>
          <w:b/>
          <w:sz w:val="20"/>
        </w:rPr>
      </w:pPr>
      <w:r w:rsidRPr="003A29E1">
        <w:rPr>
          <w:b/>
          <w:sz w:val="20"/>
        </w:rPr>
        <w:t>3.</w:t>
      </w:r>
      <w:r w:rsidR="00C82213" w:rsidRPr="003A29E1">
        <w:rPr>
          <w:b/>
          <w:sz w:val="20"/>
        </w:rPr>
        <w:t>6</w:t>
      </w:r>
      <w:r w:rsidRPr="003A29E1">
        <w:rPr>
          <w:b/>
          <w:sz w:val="20"/>
        </w:rPr>
        <w:t xml:space="preserve">. </w:t>
      </w:r>
      <w:r w:rsidR="006A6761" w:rsidRPr="003A29E1">
        <w:rPr>
          <w:b/>
          <w:sz w:val="20"/>
        </w:rPr>
        <w:t>Pocketsphinx.js Implementation using CMU Sphinx</w:t>
      </w:r>
    </w:p>
    <w:p w14:paraId="43FC9956" w14:textId="77777777" w:rsidR="00AF086E" w:rsidRPr="003A29E1" w:rsidRDefault="00AF086E" w:rsidP="004467DA">
      <w:pPr>
        <w:ind w:firstLine="360"/>
        <w:rPr>
          <w:sz w:val="20"/>
        </w:rPr>
      </w:pPr>
    </w:p>
    <w:p w14:paraId="5D75F79D" w14:textId="120AB629" w:rsidR="00BA17B3" w:rsidRPr="0067204D" w:rsidRDefault="008A38D4" w:rsidP="00E609AF">
      <w:pPr>
        <w:rPr>
          <w:sz w:val="20"/>
        </w:rPr>
      </w:pPr>
      <w:proofErr w:type="spellStart"/>
      <w:r>
        <w:rPr>
          <w:sz w:val="20"/>
        </w:rPr>
        <w:t>Pocketsphinx</w:t>
      </w:r>
      <w:proofErr w:type="spellEnd"/>
      <w:r>
        <w:rPr>
          <w:sz w:val="20"/>
        </w:rPr>
        <w:t xml:space="preserve"> is a lightweight version of CMU </w:t>
      </w:r>
      <w:proofErr w:type="gramStart"/>
      <w:r>
        <w:rPr>
          <w:sz w:val="20"/>
        </w:rPr>
        <w:t>Sphinx which</w:t>
      </w:r>
      <w:proofErr w:type="gramEnd"/>
      <w:r>
        <w:rPr>
          <w:sz w:val="20"/>
        </w:rPr>
        <w:t xml:space="preserve"> is intended for mobile and application use, over Sphinx which generally runs from terminal commands.</w:t>
      </w:r>
      <w:r w:rsidR="00BA17B3">
        <w:rPr>
          <w:sz w:val="20"/>
        </w:rPr>
        <w:t xml:space="preserve"> However, as </w:t>
      </w:r>
      <w:proofErr w:type="spellStart"/>
      <w:r w:rsidR="00BA17B3">
        <w:rPr>
          <w:sz w:val="20"/>
        </w:rPr>
        <w:t>Pocketsphinx</w:t>
      </w:r>
      <w:proofErr w:type="spellEnd"/>
      <w:r w:rsidR="00BA17B3">
        <w:rPr>
          <w:sz w:val="20"/>
        </w:rPr>
        <w:t xml:space="preserve"> is also written in C, it is </w:t>
      </w:r>
      <w:proofErr w:type="spellStart"/>
      <w:r w:rsidR="00BA17B3">
        <w:rPr>
          <w:sz w:val="20"/>
        </w:rPr>
        <w:t>unusuable</w:t>
      </w:r>
      <w:proofErr w:type="spellEnd"/>
      <w:r w:rsidR="00BA17B3">
        <w:rPr>
          <w:sz w:val="20"/>
        </w:rPr>
        <w:t xml:space="preserve"> as a web application. </w:t>
      </w:r>
      <w:commentRangeStart w:id="4"/>
      <w:r w:rsidR="00BA17B3">
        <w:rPr>
          <w:sz w:val="20"/>
        </w:rPr>
        <w:t xml:space="preserve">Sylvain Chevalier has created a </w:t>
      </w:r>
      <w:proofErr w:type="spellStart"/>
      <w:r w:rsidR="00BA17B3">
        <w:rPr>
          <w:sz w:val="20"/>
        </w:rPr>
        <w:t>javascript</w:t>
      </w:r>
      <w:proofErr w:type="spellEnd"/>
      <w:r w:rsidR="00BA17B3">
        <w:rPr>
          <w:sz w:val="20"/>
        </w:rPr>
        <w:t xml:space="preserve"> </w:t>
      </w:r>
      <w:r w:rsidR="002B4CCE">
        <w:rPr>
          <w:sz w:val="20"/>
        </w:rPr>
        <w:t>library</w:t>
      </w:r>
      <w:ins w:id="5" w:author="Sumedha Pramod" w:date="2014-12-17T23:47:00Z">
        <w:r w:rsidR="00A67CF9">
          <w:rPr>
            <w:sz w:val="20"/>
          </w:rPr>
          <w:t xml:space="preserve"> on </w:t>
        </w:r>
        <w:proofErr w:type="spellStart"/>
        <w:r w:rsidR="00A67CF9">
          <w:rPr>
            <w:sz w:val="20"/>
          </w:rPr>
          <w:t>Github</w:t>
        </w:r>
      </w:ins>
      <w:proofErr w:type="spellEnd"/>
      <w:r w:rsidR="002B4CCE">
        <w:rPr>
          <w:sz w:val="20"/>
        </w:rPr>
        <w:t>, which</w:t>
      </w:r>
      <w:r w:rsidR="00BA17B3">
        <w:rPr>
          <w:sz w:val="20"/>
        </w:rPr>
        <w:t xml:space="preserve"> ports </w:t>
      </w:r>
      <w:proofErr w:type="spellStart"/>
      <w:r w:rsidR="00BA17B3">
        <w:rPr>
          <w:sz w:val="20"/>
        </w:rPr>
        <w:t>Pocketsphinx</w:t>
      </w:r>
      <w:proofErr w:type="spellEnd"/>
      <w:r w:rsidR="00BA17B3">
        <w:rPr>
          <w:sz w:val="20"/>
        </w:rPr>
        <w:t xml:space="preserve"> for use in the </w:t>
      </w:r>
      <w:r w:rsidR="00BA17B3" w:rsidRPr="0067204D">
        <w:rPr>
          <w:sz w:val="20"/>
        </w:rPr>
        <w:t>web browser.</w:t>
      </w:r>
      <w:commentRangeEnd w:id="4"/>
      <w:r w:rsidR="00463265" w:rsidRPr="0067204D">
        <w:rPr>
          <w:rStyle w:val="CommentReference"/>
          <w:sz w:val="20"/>
          <w:szCs w:val="20"/>
        </w:rPr>
        <w:commentReference w:id="4"/>
      </w:r>
      <w:r w:rsidR="006648B0" w:rsidRPr="0067204D">
        <w:rPr>
          <w:sz w:val="20"/>
        </w:rPr>
        <w:t xml:space="preserve"> This makes use of an LLVM-to-</w:t>
      </w:r>
      <w:proofErr w:type="spellStart"/>
      <w:r w:rsidR="006648B0" w:rsidRPr="0067204D">
        <w:rPr>
          <w:sz w:val="20"/>
        </w:rPr>
        <w:t>Javascript</w:t>
      </w:r>
      <w:proofErr w:type="spellEnd"/>
      <w:r w:rsidR="006648B0" w:rsidRPr="0067204D">
        <w:rPr>
          <w:sz w:val="20"/>
        </w:rPr>
        <w:t xml:space="preserve"> compiler, </w:t>
      </w:r>
      <w:proofErr w:type="spellStart"/>
      <w:r w:rsidR="006648B0" w:rsidRPr="0067204D">
        <w:rPr>
          <w:sz w:val="20"/>
        </w:rPr>
        <w:t>Emscripten</w:t>
      </w:r>
      <w:proofErr w:type="spellEnd"/>
      <w:r w:rsidR="006648B0" w:rsidRPr="0067204D">
        <w:rPr>
          <w:sz w:val="20"/>
        </w:rPr>
        <w:t xml:space="preserve"> </w:t>
      </w:r>
      <w:proofErr w:type="gramStart"/>
      <w:r w:rsidR="006648B0" w:rsidRPr="0067204D">
        <w:rPr>
          <w:sz w:val="20"/>
        </w:rPr>
        <w:t>which</w:t>
      </w:r>
      <w:proofErr w:type="gramEnd"/>
      <w:r w:rsidR="006648B0" w:rsidRPr="0067204D">
        <w:rPr>
          <w:sz w:val="20"/>
        </w:rPr>
        <w:t xml:space="preserve"> converts C/C++ files to </w:t>
      </w:r>
      <w:proofErr w:type="spellStart"/>
      <w:r w:rsidR="006648B0" w:rsidRPr="0067204D">
        <w:rPr>
          <w:sz w:val="20"/>
        </w:rPr>
        <w:t>Javascript</w:t>
      </w:r>
      <w:proofErr w:type="spellEnd"/>
      <w:r w:rsidR="006648B0" w:rsidRPr="0067204D">
        <w:rPr>
          <w:sz w:val="20"/>
        </w:rPr>
        <w:t xml:space="preserve"> to be run in websites. </w:t>
      </w:r>
    </w:p>
    <w:p w14:paraId="45EAD4BE" w14:textId="28C5C3DB" w:rsidR="0067204D" w:rsidRDefault="00486489" w:rsidP="0067204D">
      <w:pPr>
        <w:ind w:firstLine="270"/>
        <w:rPr>
          <w:sz w:val="20"/>
        </w:rPr>
      </w:pPr>
      <w:r>
        <w:rPr>
          <w:sz w:val="20"/>
        </w:rPr>
        <w:t>Before compiling</w:t>
      </w:r>
      <w:r w:rsidR="00BC7BE9">
        <w:rPr>
          <w:sz w:val="20"/>
        </w:rPr>
        <w:t xml:space="preserve"> the pocketSphinx.js file</w:t>
      </w:r>
      <w:r w:rsidR="00AC610D">
        <w:rPr>
          <w:sz w:val="20"/>
        </w:rPr>
        <w:t>,</w:t>
      </w:r>
      <w:r w:rsidR="00BC7BE9">
        <w:rPr>
          <w:sz w:val="20"/>
        </w:rPr>
        <w:t xml:space="preserve"> which included the custom created acoustic and language models, </w:t>
      </w:r>
      <w:r>
        <w:rPr>
          <w:sz w:val="20"/>
        </w:rPr>
        <w:t>the configuration file was</w:t>
      </w:r>
      <w:r w:rsidR="00894DFE">
        <w:rPr>
          <w:sz w:val="20"/>
        </w:rPr>
        <w:t xml:space="preserve"> modified</w:t>
      </w:r>
      <w:r w:rsidR="00BC7BE9">
        <w:rPr>
          <w:sz w:val="20"/>
        </w:rPr>
        <w:t xml:space="preserve"> </w:t>
      </w:r>
      <w:r>
        <w:rPr>
          <w:sz w:val="20"/>
        </w:rPr>
        <w:t>such that it included the models</w:t>
      </w:r>
      <w:r w:rsidR="00BC7BE9">
        <w:rPr>
          <w:sz w:val="20"/>
        </w:rPr>
        <w:t xml:space="preserve">. </w:t>
      </w:r>
      <w:r w:rsidR="00626765">
        <w:rPr>
          <w:sz w:val="20"/>
        </w:rPr>
        <w:t>Then the following command was run “</w:t>
      </w:r>
      <w:proofErr w:type="spellStart"/>
      <w:r w:rsidR="00626765" w:rsidRPr="00626765">
        <w:rPr>
          <w:sz w:val="20"/>
        </w:rPr>
        <w:t>cmake</w:t>
      </w:r>
      <w:proofErr w:type="spellEnd"/>
      <w:r w:rsidR="00626765" w:rsidRPr="00626765">
        <w:rPr>
          <w:sz w:val="20"/>
        </w:rPr>
        <w:t xml:space="preserve"> -DEMSCRIPTEN=1 -DCMAKE_TOOLCHAIN_FILE=path_to_emscripten/cmake/Modules/Platform/Emscripten.cmake</w:t>
      </w:r>
      <w:r w:rsidR="00626765">
        <w:rPr>
          <w:sz w:val="20"/>
        </w:rPr>
        <w:t xml:space="preserve">,” which created a Cmake.txt file. This file contained </w:t>
      </w:r>
      <w:r w:rsidR="0042694E">
        <w:rPr>
          <w:sz w:val="20"/>
        </w:rPr>
        <w:t xml:space="preserve">commands to merge and compile pocketSphinx, </w:t>
      </w:r>
      <w:proofErr w:type="spellStart"/>
      <w:r w:rsidR="0042694E">
        <w:rPr>
          <w:sz w:val="20"/>
        </w:rPr>
        <w:t>Sphinxbase</w:t>
      </w:r>
      <w:proofErr w:type="spellEnd"/>
      <w:r w:rsidR="0042694E">
        <w:rPr>
          <w:sz w:val="20"/>
        </w:rPr>
        <w:t>, and the acoustic and language models using “make”.</w:t>
      </w:r>
      <w:r w:rsidR="00436FE5">
        <w:rPr>
          <w:sz w:val="20"/>
        </w:rPr>
        <w:t xml:space="preserve"> The resulting </w:t>
      </w:r>
      <w:proofErr w:type="spellStart"/>
      <w:r w:rsidR="00436FE5">
        <w:rPr>
          <w:sz w:val="20"/>
        </w:rPr>
        <w:t>javascript</w:t>
      </w:r>
      <w:proofErr w:type="spellEnd"/>
      <w:r w:rsidR="00436FE5">
        <w:rPr>
          <w:sz w:val="20"/>
        </w:rPr>
        <w:t xml:space="preserve"> file was then usable in the </w:t>
      </w:r>
      <w:r w:rsidR="000F19EF">
        <w:rPr>
          <w:sz w:val="20"/>
        </w:rPr>
        <w:t>web</w:t>
      </w:r>
      <w:r w:rsidR="00436FE5">
        <w:rPr>
          <w:sz w:val="20"/>
        </w:rPr>
        <w:t xml:space="preserve"> application. </w:t>
      </w:r>
    </w:p>
    <w:p w14:paraId="5AC526A7" w14:textId="4FCA94D8" w:rsidR="00617830" w:rsidRDefault="00487102" w:rsidP="0067204D">
      <w:pPr>
        <w:ind w:firstLine="270"/>
        <w:rPr>
          <w:sz w:val="20"/>
        </w:rPr>
      </w:pPr>
      <w:r>
        <w:rPr>
          <w:sz w:val="20"/>
        </w:rPr>
        <w:t xml:space="preserve">In order to properly make use the </w:t>
      </w:r>
      <w:proofErr w:type="spellStart"/>
      <w:r>
        <w:rPr>
          <w:sz w:val="20"/>
        </w:rPr>
        <w:t>javascript</w:t>
      </w:r>
      <w:proofErr w:type="spellEnd"/>
      <w:r>
        <w:rPr>
          <w:sz w:val="20"/>
        </w:rPr>
        <w:t xml:space="preserve"> version of pocketSphinx, </w:t>
      </w:r>
      <w:r w:rsidR="00A67CF9">
        <w:rPr>
          <w:sz w:val="20"/>
        </w:rPr>
        <w:t xml:space="preserve">a custom recognizer needed to be written. Using the </w:t>
      </w:r>
      <w:commentRangeStart w:id="7"/>
      <w:r w:rsidR="00A67CF9">
        <w:rPr>
          <w:sz w:val="20"/>
        </w:rPr>
        <w:t>recognizer.js file</w:t>
      </w:r>
      <w:commentRangeEnd w:id="7"/>
      <w:r w:rsidR="00A67CF9">
        <w:rPr>
          <w:rStyle w:val="CommentReference"/>
        </w:rPr>
        <w:commentReference w:id="7"/>
      </w:r>
      <w:r w:rsidR="00A67CF9">
        <w:rPr>
          <w:sz w:val="20"/>
        </w:rPr>
        <w:t xml:space="preserve"> </w:t>
      </w:r>
      <w:r w:rsidR="00617830">
        <w:rPr>
          <w:sz w:val="20"/>
        </w:rPr>
        <w:t xml:space="preserve">and the scripts in </w:t>
      </w:r>
      <w:commentRangeStart w:id="9"/>
      <w:r w:rsidR="00617830">
        <w:rPr>
          <w:sz w:val="20"/>
        </w:rPr>
        <w:t xml:space="preserve">live.html </w:t>
      </w:r>
      <w:commentRangeEnd w:id="9"/>
      <w:r w:rsidR="00617830">
        <w:rPr>
          <w:rStyle w:val="CommentReference"/>
        </w:rPr>
        <w:commentReference w:id="9"/>
      </w:r>
      <w:r w:rsidR="00A67CF9">
        <w:rPr>
          <w:sz w:val="20"/>
        </w:rPr>
        <w:t xml:space="preserve">in the pocketpshinx.js </w:t>
      </w:r>
      <w:proofErr w:type="spellStart"/>
      <w:r w:rsidR="007838AC">
        <w:rPr>
          <w:sz w:val="20"/>
        </w:rPr>
        <w:t>Github</w:t>
      </w:r>
      <w:proofErr w:type="spellEnd"/>
      <w:r w:rsidR="00A67CF9">
        <w:rPr>
          <w:sz w:val="20"/>
        </w:rPr>
        <w:t xml:space="preserve"> repository</w:t>
      </w:r>
      <w:r w:rsidR="00617830">
        <w:rPr>
          <w:sz w:val="20"/>
        </w:rPr>
        <w:t xml:space="preserve"> as a base, the web </w:t>
      </w:r>
      <w:r w:rsidR="00617830">
        <w:rPr>
          <w:sz w:val="20"/>
        </w:rPr>
        <w:lastRenderedPageBreak/>
        <w:t xml:space="preserve">application was set up. </w:t>
      </w:r>
      <w:r w:rsidR="00346AF2">
        <w:rPr>
          <w:sz w:val="20"/>
        </w:rPr>
        <w:t xml:space="preserve">The audio recorder provided in the example application was also used to capture user audio input in audioRecorder.js. This recorder, however, only supports Chrome and Firefox browsers and does not support mobile devices for the time being. Future work to integrate a different, more universal audio recorder is necessary. </w:t>
      </w:r>
    </w:p>
    <w:p w14:paraId="3B5E2DC5" w14:textId="18C33001" w:rsidR="00617830" w:rsidRDefault="00617830" w:rsidP="0067204D">
      <w:pPr>
        <w:ind w:firstLine="270"/>
        <w:rPr>
          <w:sz w:val="20"/>
        </w:rPr>
      </w:pPr>
      <w:r>
        <w:rPr>
          <w:sz w:val="20"/>
        </w:rPr>
        <w:t xml:space="preserve">On load, the site adds all words and grammar to the </w:t>
      </w:r>
      <w:r w:rsidR="00226123">
        <w:rPr>
          <w:sz w:val="20"/>
        </w:rPr>
        <w:t>application and</w:t>
      </w:r>
      <w:r w:rsidR="00346AF2">
        <w:rPr>
          <w:sz w:val="20"/>
        </w:rPr>
        <w:t xml:space="preserve"> prompts the user for </w:t>
      </w:r>
      <w:r w:rsidR="00226123">
        <w:rPr>
          <w:sz w:val="20"/>
        </w:rPr>
        <w:t xml:space="preserve">permission to capture audio input from their browser. Upon acceptance, a script completes setup of pocketSphinx in the backend and enables the front end for interaction. </w:t>
      </w:r>
    </w:p>
    <w:p w14:paraId="270EB915" w14:textId="462F3A93" w:rsidR="00617830" w:rsidRDefault="00617830" w:rsidP="0067204D">
      <w:pPr>
        <w:ind w:firstLine="270"/>
        <w:rPr>
          <w:sz w:val="20"/>
        </w:rPr>
      </w:pPr>
      <w:r>
        <w:rPr>
          <w:sz w:val="20"/>
        </w:rPr>
        <w:t xml:space="preserve">The source code for this project is available on </w:t>
      </w:r>
      <w:proofErr w:type="spellStart"/>
      <w:r>
        <w:rPr>
          <w:sz w:val="20"/>
        </w:rPr>
        <w:t>Github</w:t>
      </w:r>
      <w:proofErr w:type="spellEnd"/>
      <w:r>
        <w:rPr>
          <w:sz w:val="20"/>
        </w:rPr>
        <w:t xml:space="preserve"> </w:t>
      </w:r>
      <w:hyperlink r:id="rId13" w:history="1">
        <w:r w:rsidRPr="00377C3D">
          <w:rPr>
            <w:rStyle w:val="Hyperlink"/>
            <w:sz w:val="20"/>
          </w:rPr>
          <w:t>http://github.com/pramodsum/AamMango</w:t>
        </w:r>
      </w:hyperlink>
      <w:r w:rsidR="00377C3D">
        <w:rPr>
          <w:sz w:val="20"/>
        </w:rPr>
        <w:t xml:space="preserve">. </w:t>
      </w:r>
    </w:p>
    <w:p w14:paraId="2433646B" w14:textId="77777777" w:rsidR="00A67CF9" w:rsidRPr="0067204D" w:rsidRDefault="00A67CF9" w:rsidP="0067204D">
      <w:pPr>
        <w:ind w:firstLine="270"/>
        <w:rPr>
          <w:sz w:val="20"/>
        </w:rPr>
      </w:pPr>
    </w:p>
    <w:p w14:paraId="70809073" w14:textId="77777777" w:rsidR="0076166D" w:rsidRPr="0067204D" w:rsidRDefault="0076166D" w:rsidP="00E609AF">
      <w:pPr>
        <w:rPr>
          <w:sz w:val="20"/>
        </w:rPr>
      </w:pPr>
    </w:p>
    <w:p w14:paraId="0F327488" w14:textId="691B817E" w:rsidR="0076166D" w:rsidRPr="00BC7BE9" w:rsidRDefault="00480384" w:rsidP="004467DA">
      <w:pPr>
        <w:rPr>
          <w:b/>
          <w:sz w:val="20"/>
        </w:rPr>
      </w:pPr>
      <w:r w:rsidRPr="0067204D">
        <w:rPr>
          <w:b/>
          <w:sz w:val="20"/>
        </w:rPr>
        <w:t>3.</w:t>
      </w:r>
      <w:r w:rsidR="00624AFA" w:rsidRPr="0067204D">
        <w:rPr>
          <w:b/>
          <w:sz w:val="20"/>
        </w:rPr>
        <w:t>7</w:t>
      </w:r>
      <w:r w:rsidR="0076166D" w:rsidRPr="0067204D">
        <w:rPr>
          <w:b/>
          <w:sz w:val="20"/>
        </w:rPr>
        <w:t xml:space="preserve">. </w:t>
      </w:r>
      <w:r w:rsidR="00A54FBB" w:rsidRPr="0067204D">
        <w:rPr>
          <w:b/>
          <w:sz w:val="20"/>
        </w:rPr>
        <w:t xml:space="preserve">Goodness of </w:t>
      </w:r>
      <w:r w:rsidR="00A54FBB" w:rsidRPr="00B17DC8">
        <w:rPr>
          <w:b/>
          <w:sz w:val="20"/>
        </w:rPr>
        <w:t>Pronunciation</w:t>
      </w:r>
    </w:p>
    <w:p w14:paraId="0A30D1FB" w14:textId="77777777" w:rsidR="0076166D" w:rsidRPr="00BC7BE9" w:rsidRDefault="0076166D" w:rsidP="004467DA">
      <w:pPr>
        <w:rPr>
          <w:sz w:val="20"/>
        </w:rPr>
      </w:pPr>
    </w:p>
    <w:p w14:paraId="1FB9A279" w14:textId="6DCF773A" w:rsidR="00C006ED" w:rsidRPr="00BC7BE9" w:rsidDel="00351FC7" w:rsidRDefault="00C006ED" w:rsidP="004467DA">
      <w:pPr>
        <w:rPr>
          <w:del w:id="11" w:author="Sumedha Pramod" w:date="2014-12-17T23:59:00Z"/>
          <w:sz w:val="20"/>
        </w:rPr>
      </w:pPr>
      <w:r w:rsidRPr="00BC7BE9">
        <w:rPr>
          <w:sz w:val="20"/>
        </w:rPr>
        <w:t xml:space="preserve">The basic </w:t>
      </w:r>
      <w:r w:rsidR="00553A94" w:rsidRPr="00BC7BE9">
        <w:rPr>
          <w:sz w:val="20"/>
        </w:rPr>
        <w:t>goodness</w:t>
      </w:r>
      <w:r w:rsidR="00933CCC" w:rsidRPr="00BC7BE9">
        <w:rPr>
          <w:sz w:val="20"/>
        </w:rPr>
        <w:t xml:space="preserve"> of pronunciation</w:t>
      </w:r>
      <w:r w:rsidRPr="00BC7BE9">
        <w:rPr>
          <w:sz w:val="20"/>
        </w:rPr>
        <w:t xml:space="preserve"> algorithm is shown below, where the numerator in the log is the probability that the speaker uttered phone p, Q is the set of all phone models, and NF is the number of frames in the observation</w:t>
      </w:r>
      <w:r w:rsidR="00F13D35" w:rsidRPr="00BC7BE9">
        <w:rPr>
          <w:sz w:val="20"/>
        </w:rPr>
        <w:t xml:space="preserve"> [13]</w:t>
      </w:r>
      <w:r w:rsidRPr="00BC7BE9">
        <w:rPr>
          <w:sz w:val="20"/>
        </w:rPr>
        <w:t xml:space="preserve">. </w:t>
      </w:r>
    </w:p>
    <w:p w14:paraId="489C9854" w14:textId="77777777" w:rsidR="009B4383" w:rsidRPr="003A29E1" w:rsidRDefault="009B4383">
      <w:pPr>
        <w:rPr>
          <w:sz w:val="20"/>
        </w:rPr>
        <w:pPrChange w:id="12" w:author="Sumedha Pramod" w:date="2014-12-17T23:59:00Z">
          <w:pPr>
            <w:ind w:firstLine="270"/>
          </w:pPr>
        </w:pPrChange>
      </w:pPr>
    </w:p>
    <w:p w14:paraId="48832FA9" w14:textId="27A9F281" w:rsidR="008F4C9A" w:rsidRPr="00FC6AD9" w:rsidRDefault="00B32C54" w:rsidP="004467DA">
      <w:pPr>
        <w:ind w:firstLine="270"/>
        <w:rPr>
          <w:sz w:val="20"/>
        </w:rPr>
      </w:pPr>
      <w:del w:id="13" w:author="Sumedha Pramod" w:date="2014-12-17T23:59:00Z">
        <w:r w:rsidRPr="00885672" w:rsidDel="00351FC7">
          <w:rPr>
            <w:noProof/>
            <w:sz w:val="20"/>
            <w:rPrChange w:id="14">
              <w:rPr>
                <w:noProof/>
              </w:rPr>
            </w:rPrChange>
          </w:rPr>
          <w:drawing>
            <wp:inline distT="0" distB="0" distL="0" distR="0" wp14:anchorId="3A1055D5" wp14:editId="04C361AE">
              <wp:extent cx="2743200" cy="346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346075"/>
                      </a:xfrm>
                      <a:prstGeom prst="rect">
                        <a:avLst/>
                      </a:prstGeom>
                      <a:noFill/>
                      <a:ln>
                        <a:noFill/>
                      </a:ln>
                    </pic:spPr>
                  </pic:pic>
                </a:graphicData>
              </a:graphic>
            </wp:inline>
          </w:drawing>
        </w:r>
      </w:del>
      <w:r w:rsidR="008F4C9A" w:rsidRPr="00885672">
        <w:rPr>
          <w:sz w:val="20"/>
        </w:rPr>
        <w:t xml:space="preserve"> </w:t>
      </w:r>
      <w:ins w:id="15" w:author="Sumedha Pramod" w:date="2014-12-17T23:59:00Z">
        <w:r w:rsidR="00351FC7">
          <w:rPr>
            <w:noProof/>
            <w:sz w:val="20"/>
            <w:rPrChange w:id="16">
              <w:rPr>
                <w:noProof/>
              </w:rPr>
            </w:rPrChange>
          </w:rPr>
          <w:drawing>
            <wp:inline distT="0" distB="0" distL="0" distR="0" wp14:anchorId="17D4CEC0" wp14:editId="3B82E578">
              <wp:extent cx="3086100" cy="495300"/>
              <wp:effectExtent l="0" t="0" r="12700" b="12700"/>
              <wp:docPr id="7" name="Picture 7" descr="Macintosh HD:Users:pramods:Desktop:Screen Shot 2014-12-17 at 11.59.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ramods:Desktop:Screen Shot 2014-12-17 at 11.59.18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6100" cy="495300"/>
                      </a:xfrm>
                      <a:prstGeom prst="rect">
                        <a:avLst/>
                      </a:prstGeom>
                      <a:noFill/>
                      <a:ln>
                        <a:noFill/>
                      </a:ln>
                    </pic:spPr>
                  </pic:pic>
                </a:graphicData>
              </a:graphic>
            </wp:inline>
          </w:drawing>
        </w:r>
      </w:ins>
    </w:p>
    <w:p w14:paraId="417D71A7" w14:textId="77777777" w:rsidR="000D2265" w:rsidRPr="003A29E1" w:rsidRDefault="000D2265" w:rsidP="004467DA">
      <w:pPr>
        <w:ind w:firstLine="270"/>
        <w:rPr>
          <w:sz w:val="20"/>
        </w:rPr>
      </w:pPr>
    </w:p>
    <w:p w14:paraId="54BDEEC8" w14:textId="07CB413E" w:rsidR="00BC3271" w:rsidRDefault="008F4C9A" w:rsidP="00D86337">
      <w:pPr>
        <w:ind w:firstLine="270"/>
        <w:rPr>
          <w:sz w:val="20"/>
        </w:rPr>
      </w:pPr>
      <w:r w:rsidRPr="003A29E1">
        <w:rPr>
          <w:sz w:val="20"/>
        </w:rPr>
        <w:t xml:space="preserve">Since the application has a restricted vocabulary, it allows the speech recognition portion of the application more focused on accuracy and comparing those values rather than trying to predict the most probable sentences. In addition, since </w:t>
      </w:r>
      <w:r w:rsidR="003541DB">
        <w:rPr>
          <w:sz w:val="20"/>
        </w:rPr>
        <w:t>the user only selects one word from their specified category</w:t>
      </w:r>
      <w:r w:rsidRPr="003A29E1">
        <w:rPr>
          <w:sz w:val="20"/>
        </w:rPr>
        <w:t xml:space="preserve">, there is no need to be concerned with grammar and the progression of words in the recorded data. </w:t>
      </w:r>
    </w:p>
    <w:p w14:paraId="79D4B941" w14:textId="10C43B40" w:rsidR="00C517B3" w:rsidRPr="003A29E1" w:rsidRDefault="00BC3271" w:rsidP="00D86337">
      <w:pPr>
        <w:ind w:firstLine="270"/>
        <w:rPr>
          <w:sz w:val="20"/>
        </w:rPr>
      </w:pPr>
      <w:r>
        <w:rPr>
          <w:sz w:val="20"/>
        </w:rPr>
        <w:t xml:space="preserve">Using the pocketSphinx.js library, I was able to pull the required probabilities and phone loop probabilities needed to </w:t>
      </w:r>
      <w:r w:rsidR="00925A5F">
        <w:rPr>
          <w:sz w:val="20"/>
        </w:rPr>
        <w:t xml:space="preserve">perform the goodness of pronunciation algorithm. </w:t>
      </w:r>
      <w:r w:rsidR="00351FC7">
        <w:rPr>
          <w:sz w:val="20"/>
        </w:rPr>
        <w:t>The yielded result allowed for a standard by which to grade</w:t>
      </w:r>
      <w:r w:rsidR="00B774F9">
        <w:rPr>
          <w:sz w:val="20"/>
        </w:rPr>
        <w:t xml:space="preserve"> the user’s pronunciation. </w:t>
      </w:r>
      <w:r w:rsidR="00FB4632">
        <w:rPr>
          <w:sz w:val="20"/>
        </w:rPr>
        <w:t>Different messages are then displayed to the user de</w:t>
      </w:r>
      <w:r w:rsidR="005D52D2">
        <w:rPr>
          <w:sz w:val="20"/>
        </w:rPr>
        <w:t xml:space="preserve">pending on their pronunciation. The application also maintains a count of the number of times a user correctly pronounces and </w:t>
      </w:r>
      <w:r w:rsidR="00F1274E">
        <w:rPr>
          <w:sz w:val="20"/>
        </w:rPr>
        <w:t xml:space="preserve">incorrectly pronounces words, so that the users can have a sense of progress. </w:t>
      </w:r>
    </w:p>
    <w:p w14:paraId="13A879D0" w14:textId="77777777" w:rsidR="007B2933" w:rsidRPr="003A29E1" w:rsidRDefault="007B2933" w:rsidP="00D86337">
      <w:pPr>
        <w:ind w:firstLine="270"/>
        <w:rPr>
          <w:sz w:val="20"/>
        </w:rPr>
      </w:pPr>
    </w:p>
    <w:p w14:paraId="097D0240" w14:textId="2C7E81F7" w:rsidR="00336D5F" w:rsidRDefault="00336D5F" w:rsidP="00D86337">
      <w:pPr>
        <w:rPr>
          <w:b/>
          <w:sz w:val="20"/>
        </w:rPr>
      </w:pPr>
      <w:r w:rsidRPr="003A29E1">
        <w:rPr>
          <w:b/>
          <w:sz w:val="20"/>
        </w:rPr>
        <w:t>3.</w:t>
      </w:r>
      <w:r w:rsidR="00624AFA" w:rsidRPr="003A29E1">
        <w:rPr>
          <w:b/>
          <w:sz w:val="20"/>
        </w:rPr>
        <w:t>8</w:t>
      </w:r>
      <w:r w:rsidRPr="003A29E1">
        <w:rPr>
          <w:b/>
          <w:sz w:val="20"/>
        </w:rPr>
        <w:t>. Screenshots</w:t>
      </w:r>
    </w:p>
    <w:p w14:paraId="0B4254A6" w14:textId="77777777" w:rsidR="00B72303" w:rsidRDefault="00B72303" w:rsidP="00D86337">
      <w:pPr>
        <w:rPr>
          <w:b/>
          <w:sz w:val="20"/>
        </w:rPr>
      </w:pPr>
    </w:p>
    <w:p w14:paraId="214E02A5" w14:textId="0CFDA23A" w:rsidR="00B72303" w:rsidRPr="00D86337" w:rsidRDefault="00B72303" w:rsidP="00D86337">
      <w:pPr>
        <w:rPr>
          <w:i/>
          <w:sz w:val="20"/>
        </w:rPr>
      </w:pPr>
      <w:r w:rsidRPr="00D86337">
        <w:rPr>
          <w:i/>
          <w:sz w:val="20"/>
        </w:rPr>
        <w:t xml:space="preserve">3.8.1 </w:t>
      </w:r>
      <w:r w:rsidR="00A1236C">
        <w:rPr>
          <w:i/>
          <w:sz w:val="20"/>
        </w:rPr>
        <w:t xml:space="preserve">Initial iOS </w:t>
      </w:r>
      <w:r w:rsidRPr="00D86337">
        <w:rPr>
          <w:i/>
          <w:sz w:val="20"/>
        </w:rPr>
        <w:t>Application Screenshots</w:t>
      </w:r>
    </w:p>
    <w:p w14:paraId="48C82A6A" w14:textId="77777777" w:rsidR="00B72303" w:rsidRPr="008129BC" w:rsidRDefault="00B72303" w:rsidP="00D86337">
      <w:pPr>
        <w:rPr>
          <w:sz w:val="20"/>
        </w:rPr>
      </w:pPr>
    </w:p>
    <w:p w14:paraId="4210005F" w14:textId="77777777" w:rsidR="00B72303" w:rsidRPr="008129BC" w:rsidRDefault="00B72303" w:rsidP="00D86337">
      <w:pPr>
        <w:pStyle w:val="BodyTextIndent3"/>
        <w:ind w:firstLine="0"/>
        <w:jc w:val="left"/>
      </w:pPr>
      <w:r>
        <w:t xml:space="preserve">The iOS application will look as shown in the following screenshots. In addition, the flow of the application will be as described in the following sections. </w:t>
      </w:r>
    </w:p>
    <w:p w14:paraId="7AEB0A82" w14:textId="77777777" w:rsidR="00B72303" w:rsidRPr="008129BC" w:rsidRDefault="00B72303" w:rsidP="00D86337">
      <w:pPr>
        <w:rPr>
          <w:sz w:val="20"/>
        </w:rPr>
      </w:pPr>
    </w:p>
    <w:p w14:paraId="25FF20CD" w14:textId="4F36BFFF" w:rsidR="00B72303" w:rsidRPr="008129BC" w:rsidRDefault="00B72303" w:rsidP="00D86337">
      <w:pPr>
        <w:rPr>
          <w:i/>
          <w:sz w:val="20"/>
        </w:rPr>
      </w:pPr>
      <w:r>
        <w:rPr>
          <w:i/>
          <w:sz w:val="20"/>
        </w:rPr>
        <w:t>3.</w:t>
      </w:r>
      <w:r w:rsidR="007464CB">
        <w:rPr>
          <w:i/>
          <w:sz w:val="20"/>
        </w:rPr>
        <w:t>8</w:t>
      </w:r>
      <w:r w:rsidRPr="008129BC">
        <w:rPr>
          <w:i/>
          <w:sz w:val="20"/>
        </w:rPr>
        <w:t>.1.</w:t>
      </w:r>
      <w:r w:rsidR="007464CB">
        <w:rPr>
          <w:i/>
          <w:sz w:val="20"/>
        </w:rPr>
        <w:t>1.</w:t>
      </w:r>
      <w:r w:rsidRPr="008129BC">
        <w:rPr>
          <w:i/>
          <w:sz w:val="20"/>
        </w:rPr>
        <w:t xml:space="preserve"> </w:t>
      </w:r>
      <w:r>
        <w:rPr>
          <w:i/>
          <w:sz w:val="20"/>
        </w:rPr>
        <w:t>Login</w:t>
      </w:r>
    </w:p>
    <w:p w14:paraId="479A30D0" w14:textId="77777777" w:rsidR="00B72303" w:rsidRDefault="00B72303" w:rsidP="00D86337">
      <w:pPr>
        <w:pStyle w:val="BodyTextIndent3"/>
        <w:ind w:firstLine="0"/>
        <w:jc w:val="left"/>
      </w:pPr>
      <w:r>
        <w:lastRenderedPageBreak/>
        <w:t xml:space="preserve">The user is asked to register using their email or sign in to the application via an existing account, Facebook, or Twitter as shown in screenshots 1, 2, and 3. Screenshot 1 depicts the root view, which is the initial view when the user opens the application. Screenshot 2 allows the user to login to the application using an existing account, a Facebook account, or a Twitter account. Screenshot 3 allows the user to create an account manually, which is then saved to the Parse User database. </w:t>
      </w:r>
    </w:p>
    <w:p w14:paraId="014F7B53" w14:textId="77777777" w:rsidR="00B72303" w:rsidRDefault="00B72303" w:rsidP="00D86337">
      <w:pPr>
        <w:pStyle w:val="BodyTextIndent3"/>
        <w:ind w:firstLine="0"/>
        <w:jc w:val="left"/>
      </w:pPr>
    </w:p>
    <w:p w14:paraId="613AD7DF" w14:textId="77777777" w:rsidR="00B72303" w:rsidRPr="00607F17" w:rsidRDefault="00B72303" w:rsidP="00D86337">
      <w:pPr>
        <w:pStyle w:val="BodyTextIndent3"/>
        <w:ind w:firstLine="0"/>
        <w:jc w:val="left"/>
        <w:rPr>
          <w:sz w:val="18"/>
          <w:szCs w:val="18"/>
        </w:rPr>
      </w:pPr>
      <w:r w:rsidRPr="00607F17">
        <w:rPr>
          <w:sz w:val="18"/>
          <w:szCs w:val="18"/>
        </w:rPr>
        <w:t>Screenshot 1: Root View</w:t>
      </w:r>
      <w:r w:rsidRPr="00607F17">
        <w:rPr>
          <w:sz w:val="18"/>
          <w:szCs w:val="18"/>
        </w:rPr>
        <w:tab/>
      </w:r>
      <w:r>
        <w:rPr>
          <w:sz w:val="18"/>
          <w:szCs w:val="18"/>
        </w:rPr>
        <w:t xml:space="preserve">  </w:t>
      </w:r>
      <w:r w:rsidRPr="00607F17">
        <w:rPr>
          <w:sz w:val="18"/>
          <w:szCs w:val="18"/>
        </w:rPr>
        <w:t xml:space="preserve"> Screenshot 2: Login View</w:t>
      </w:r>
    </w:p>
    <w:p w14:paraId="2978731C" w14:textId="77777777" w:rsidR="00B72303" w:rsidRDefault="00B72303" w:rsidP="00D86337">
      <w:pPr>
        <w:pStyle w:val="BodyTextIndent3"/>
        <w:ind w:firstLine="0"/>
        <w:jc w:val="left"/>
        <w:rPr>
          <w:ins w:id="17" w:author="Sumedha Pramod" w:date="2014-12-17T22:38:00Z"/>
          <w:sz w:val="18"/>
          <w:szCs w:val="18"/>
        </w:rPr>
      </w:pPr>
      <w:r>
        <w:rPr>
          <w:noProof/>
          <w:sz w:val="18"/>
          <w:szCs w:val="18"/>
        </w:rPr>
        <w:drawing>
          <wp:inline distT="0" distB="0" distL="0" distR="0" wp14:anchorId="38D11943" wp14:editId="48C2E71F">
            <wp:extent cx="1371600" cy="2438400"/>
            <wp:effectExtent l="0" t="0" r="0" b="0"/>
            <wp:docPr id="12" name="Picture 12" descr="iOS Simulator Screen shot Apr 22, 2014,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OS Simulator Screen shot Apr 22, 2014,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1600" cy="2438400"/>
                    </a:xfrm>
                    <a:prstGeom prst="rect">
                      <a:avLst/>
                    </a:prstGeom>
                    <a:noFill/>
                    <a:ln>
                      <a:noFill/>
                    </a:ln>
                  </pic:spPr>
                </pic:pic>
              </a:graphicData>
            </a:graphic>
          </wp:inline>
        </w:drawing>
      </w:r>
      <w:r>
        <w:rPr>
          <w:sz w:val="18"/>
          <w:szCs w:val="18"/>
        </w:rPr>
        <w:t xml:space="preserve"> </w:t>
      </w:r>
      <w:r>
        <w:rPr>
          <w:b/>
          <w:caps/>
          <w:noProof/>
          <w:sz w:val="18"/>
          <w:szCs w:val="18"/>
        </w:rPr>
        <w:drawing>
          <wp:inline distT="0" distB="0" distL="0" distR="0" wp14:anchorId="78296A8C" wp14:editId="67E97857">
            <wp:extent cx="1371600" cy="2438400"/>
            <wp:effectExtent l="0" t="0" r="0" b="0"/>
            <wp:docPr id="13" name="Picture 13" descr="iOS Simulator Screen shot Apr 22, 2014,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OS Simulator Screen shot Apr 22, 2014,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1600" cy="2438400"/>
                    </a:xfrm>
                    <a:prstGeom prst="rect">
                      <a:avLst/>
                    </a:prstGeom>
                    <a:noFill/>
                    <a:ln>
                      <a:noFill/>
                    </a:ln>
                  </pic:spPr>
                </pic:pic>
              </a:graphicData>
            </a:graphic>
          </wp:inline>
        </w:drawing>
      </w:r>
    </w:p>
    <w:p w14:paraId="0C4CAC30" w14:textId="77777777" w:rsidR="00D86337" w:rsidRPr="00607F17" w:rsidDel="00A42192" w:rsidRDefault="00D86337" w:rsidP="00D86337">
      <w:pPr>
        <w:pStyle w:val="BodyTextIndent3"/>
        <w:ind w:firstLine="0"/>
        <w:jc w:val="left"/>
        <w:rPr>
          <w:del w:id="18" w:author="Sumedha Pramod" w:date="2014-12-17T22:43:00Z"/>
          <w:b/>
          <w:caps/>
          <w:sz w:val="18"/>
          <w:szCs w:val="18"/>
        </w:rPr>
      </w:pPr>
    </w:p>
    <w:p w14:paraId="0CE4CA19" w14:textId="77777777" w:rsidR="00B72303" w:rsidRPr="00277DF0" w:rsidRDefault="00B72303" w:rsidP="00D86337">
      <w:pPr>
        <w:pStyle w:val="BodyTextIndent3"/>
        <w:ind w:firstLine="0"/>
        <w:jc w:val="left"/>
      </w:pPr>
      <w:del w:id="19" w:author="Sumedha Pramod" w:date="2014-12-17T22:43:00Z">
        <w:r w:rsidDel="00A42192">
          <w:rPr>
            <w:sz w:val="18"/>
            <w:szCs w:val="18"/>
          </w:rPr>
          <w:delText xml:space="preserve"> </w:delText>
        </w:r>
      </w:del>
      <w:r>
        <w:rPr>
          <w:sz w:val="18"/>
          <w:szCs w:val="18"/>
        </w:rPr>
        <w:t xml:space="preserve"> </w:t>
      </w:r>
      <w:r w:rsidRPr="00607F17">
        <w:rPr>
          <w:sz w:val="18"/>
          <w:szCs w:val="18"/>
        </w:rPr>
        <w:t>Screenshot 3: Signup View</w:t>
      </w:r>
      <w:r>
        <w:tab/>
      </w:r>
    </w:p>
    <w:p w14:paraId="4029DB27" w14:textId="77777777" w:rsidR="00B72303" w:rsidRPr="008129BC" w:rsidRDefault="00B72303" w:rsidP="00D86337">
      <w:pPr>
        <w:rPr>
          <w:sz w:val="20"/>
        </w:rPr>
      </w:pPr>
      <w:r>
        <w:rPr>
          <w:b/>
          <w:caps/>
          <w:noProof/>
        </w:rPr>
        <w:drawing>
          <wp:inline distT="0" distB="0" distL="0" distR="0" wp14:anchorId="02BA88A3" wp14:editId="49187F53">
            <wp:extent cx="1371600" cy="2438400"/>
            <wp:effectExtent l="0" t="0" r="0" b="0"/>
            <wp:docPr id="14" name="Picture 14" descr="iOS Simulator Screen shot Apr 22, 2014,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OS Simulator Screen shot Apr 22, 2014,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71600" cy="2438400"/>
                    </a:xfrm>
                    <a:prstGeom prst="rect">
                      <a:avLst/>
                    </a:prstGeom>
                    <a:noFill/>
                    <a:ln>
                      <a:noFill/>
                    </a:ln>
                  </pic:spPr>
                </pic:pic>
              </a:graphicData>
            </a:graphic>
          </wp:inline>
        </w:drawing>
      </w:r>
    </w:p>
    <w:p w14:paraId="20C9383E" w14:textId="77777777" w:rsidR="00B72303" w:rsidRDefault="00B72303" w:rsidP="00D86337">
      <w:pPr>
        <w:rPr>
          <w:i/>
          <w:sz w:val="20"/>
        </w:rPr>
      </w:pPr>
    </w:p>
    <w:p w14:paraId="627F6A87" w14:textId="63FC0569" w:rsidR="00B72303" w:rsidRPr="008129BC" w:rsidRDefault="008D7FBD" w:rsidP="00D86337">
      <w:pPr>
        <w:rPr>
          <w:i/>
          <w:sz w:val="20"/>
        </w:rPr>
      </w:pPr>
      <w:r>
        <w:rPr>
          <w:i/>
          <w:sz w:val="20"/>
        </w:rPr>
        <w:t>3.8.1</w:t>
      </w:r>
      <w:r w:rsidR="00B72303" w:rsidRPr="008129BC">
        <w:rPr>
          <w:i/>
          <w:sz w:val="20"/>
        </w:rPr>
        <w:t>.</w:t>
      </w:r>
      <w:r w:rsidR="00B72303">
        <w:rPr>
          <w:i/>
          <w:sz w:val="20"/>
        </w:rPr>
        <w:t>2</w:t>
      </w:r>
      <w:r w:rsidR="00B72303" w:rsidRPr="008129BC">
        <w:rPr>
          <w:i/>
          <w:sz w:val="20"/>
        </w:rPr>
        <w:t xml:space="preserve">. </w:t>
      </w:r>
      <w:r w:rsidR="00B72303">
        <w:rPr>
          <w:i/>
          <w:sz w:val="20"/>
        </w:rPr>
        <w:t>Flashcard Set Selection</w:t>
      </w:r>
    </w:p>
    <w:p w14:paraId="4D26AC3C" w14:textId="77777777" w:rsidR="00B72303" w:rsidRDefault="00B72303" w:rsidP="00D86337">
      <w:pPr>
        <w:pStyle w:val="BodyTextIndent3"/>
        <w:ind w:firstLine="0"/>
        <w:jc w:val="left"/>
      </w:pPr>
      <w:r>
        <w:t xml:space="preserve">Once the user is logged in, they are allowed to select a set of flashcards as shown in screenshot 4. Initially, the application will only contain one set of flashcards, which can be expanded upon once a stable acoustic model can be created to use in conjunction with the speech recognition for the application. </w:t>
      </w:r>
    </w:p>
    <w:p w14:paraId="5FAA68EA" w14:textId="77777777" w:rsidR="00B72303" w:rsidRDefault="00B72303" w:rsidP="00D86337">
      <w:pPr>
        <w:pStyle w:val="BodyTextIndent3"/>
        <w:ind w:firstLine="0"/>
        <w:jc w:val="left"/>
      </w:pPr>
    </w:p>
    <w:p w14:paraId="2787C129" w14:textId="194D6D2F" w:rsidR="00B72303" w:rsidRPr="008129BC" w:rsidRDefault="00B72303" w:rsidP="00D86337">
      <w:pPr>
        <w:pStyle w:val="BodyTextIndent3"/>
        <w:ind w:firstLine="0"/>
        <w:jc w:val="left"/>
      </w:pPr>
      <w:r w:rsidRPr="00607F17">
        <w:rPr>
          <w:sz w:val="18"/>
          <w:szCs w:val="18"/>
        </w:rPr>
        <w:t xml:space="preserve">Screenshot </w:t>
      </w:r>
      <w:r>
        <w:rPr>
          <w:sz w:val="18"/>
          <w:szCs w:val="18"/>
        </w:rPr>
        <w:t>4</w:t>
      </w:r>
      <w:r w:rsidRPr="00607F17">
        <w:rPr>
          <w:sz w:val="18"/>
          <w:szCs w:val="18"/>
        </w:rPr>
        <w:t xml:space="preserve">: </w:t>
      </w:r>
      <w:r>
        <w:rPr>
          <w:sz w:val="18"/>
          <w:szCs w:val="18"/>
        </w:rPr>
        <w:t>Flashcard Deck Selection View</w:t>
      </w:r>
    </w:p>
    <w:p w14:paraId="1E0A07CE" w14:textId="77777777" w:rsidR="00B72303" w:rsidRDefault="00B72303" w:rsidP="000D14CD">
      <w:pPr>
        <w:rPr>
          <w:sz w:val="20"/>
        </w:rPr>
      </w:pPr>
      <w:r>
        <w:rPr>
          <w:noProof/>
          <w:sz w:val="20"/>
        </w:rPr>
        <w:lastRenderedPageBreak/>
        <w:drawing>
          <wp:inline distT="0" distB="0" distL="0" distR="0" wp14:anchorId="4BD97024" wp14:editId="6FAFEF84">
            <wp:extent cx="1371600" cy="2438400"/>
            <wp:effectExtent l="0" t="0" r="0" b="0"/>
            <wp:docPr id="15" name="Picture 15" descr="iOS Simulator Screen shot Apr 22, 2014,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OS Simulator Screen shot Apr 22, 2014,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71600" cy="2438400"/>
                    </a:xfrm>
                    <a:prstGeom prst="rect">
                      <a:avLst/>
                    </a:prstGeom>
                    <a:noFill/>
                    <a:ln>
                      <a:noFill/>
                    </a:ln>
                  </pic:spPr>
                </pic:pic>
              </a:graphicData>
            </a:graphic>
          </wp:inline>
        </w:drawing>
      </w:r>
    </w:p>
    <w:p w14:paraId="01DA2F60" w14:textId="77777777" w:rsidR="00B72303" w:rsidRDefault="00B72303" w:rsidP="00D86337">
      <w:pPr>
        <w:rPr>
          <w:sz w:val="20"/>
        </w:rPr>
      </w:pPr>
    </w:p>
    <w:p w14:paraId="2A581892" w14:textId="21415B56" w:rsidR="00B72303" w:rsidRPr="008129BC" w:rsidRDefault="008D7FBD" w:rsidP="00D86337">
      <w:pPr>
        <w:rPr>
          <w:i/>
          <w:sz w:val="20"/>
        </w:rPr>
      </w:pPr>
      <w:r>
        <w:rPr>
          <w:i/>
          <w:sz w:val="20"/>
        </w:rPr>
        <w:t>3.8.1</w:t>
      </w:r>
      <w:r w:rsidR="00B72303" w:rsidRPr="008129BC">
        <w:rPr>
          <w:i/>
          <w:sz w:val="20"/>
        </w:rPr>
        <w:t>.</w:t>
      </w:r>
      <w:r w:rsidR="00B72303">
        <w:rPr>
          <w:i/>
          <w:sz w:val="20"/>
        </w:rPr>
        <w:t>3</w:t>
      </w:r>
      <w:r w:rsidR="00B72303" w:rsidRPr="008129BC">
        <w:rPr>
          <w:i/>
          <w:sz w:val="20"/>
        </w:rPr>
        <w:t xml:space="preserve">. </w:t>
      </w:r>
      <w:r w:rsidR="00B72303">
        <w:rPr>
          <w:i/>
          <w:sz w:val="20"/>
        </w:rPr>
        <w:t>Flashcard View</w:t>
      </w:r>
    </w:p>
    <w:p w14:paraId="10B35057" w14:textId="77777777" w:rsidR="00B72303" w:rsidRDefault="00B72303" w:rsidP="00D86337">
      <w:pPr>
        <w:pStyle w:val="BodyTextIndent3"/>
        <w:ind w:firstLine="0"/>
        <w:jc w:val="left"/>
      </w:pPr>
      <w:r>
        <w:t>When the user selects a deck of flashcards, they are brought to the first of the flashcards in the deck. Each card is displayed as shown below in screenshot 5</w:t>
      </w:r>
      <w:proofErr w:type="gramStart"/>
      <w:r>
        <w:t>..</w:t>
      </w:r>
      <w:proofErr w:type="gramEnd"/>
      <w:r>
        <w:t xml:space="preserve"> Each card has an image associated with it, the English pronunciation, the word in Hindi (written in </w:t>
      </w:r>
      <w:proofErr w:type="spellStart"/>
      <w:r>
        <w:t>Devanagari</w:t>
      </w:r>
      <w:proofErr w:type="spellEnd"/>
      <w:r>
        <w:t xml:space="preserve"> script), and two buttons. </w:t>
      </w:r>
    </w:p>
    <w:p w14:paraId="4A1DE608" w14:textId="77777777" w:rsidR="00B72303" w:rsidRDefault="00B72303" w:rsidP="00D86337">
      <w:pPr>
        <w:pStyle w:val="BodyTextIndent3"/>
        <w:jc w:val="left"/>
      </w:pPr>
      <w:r>
        <w:t xml:space="preserve">The left button labeled “Listen” plays a pronunciation of the word in Hindi, provided by Bing Translator and iOS AVSpeechSynthesizer. </w:t>
      </w:r>
    </w:p>
    <w:p w14:paraId="780EA53B" w14:textId="77777777" w:rsidR="00B72303" w:rsidRDefault="00B72303" w:rsidP="00D86337">
      <w:pPr>
        <w:pStyle w:val="BodyTextIndent3"/>
        <w:jc w:val="left"/>
      </w:pPr>
      <w:r>
        <w:t>The right button labeled “Speak” will wake up the pocketSphinx controller in the backend and listen to the user’s speech. Upon recognition, the application will process the audio segment and calculate the goodness of pronunciation of the audio. If the audio is shown to have a high enough goodness of pronunciation, the user is given points for successfully pronouncing the word.</w:t>
      </w:r>
    </w:p>
    <w:p w14:paraId="64E5D0F3" w14:textId="77777777" w:rsidR="00B72303" w:rsidRDefault="00B72303" w:rsidP="00D86337">
      <w:pPr>
        <w:pStyle w:val="BodyTextIndent3"/>
        <w:jc w:val="left"/>
      </w:pPr>
      <w:r>
        <w:t xml:space="preserve">If the user wishes to try a different flashcard, they may swipe left or right to load a different card. Each card follows a similar format. </w:t>
      </w:r>
    </w:p>
    <w:p w14:paraId="5F8DF8AE" w14:textId="77777777" w:rsidR="00B72303" w:rsidRPr="004674CB" w:rsidRDefault="00B72303" w:rsidP="00D86337">
      <w:pPr>
        <w:pStyle w:val="BodyTextIndent3"/>
        <w:jc w:val="left"/>
      </w:pPr>
      <w:r>
        <w:t xml:space="preserve">The user may also exit the flashcard deck and return to the flashcard set selection table view simply by pressing the “Back” button in the top left corner. </w:t>
      </w:r>
    </w:p>
    <w:p w14:paraId="648A1575" w14:textId="77777777" w:rsidR="00B72303" w:rsidRDefault="00B72303" w:rsidP="00D86337">
      <w:pPr>
        <w:pStyle w:val="BodyTextIndent3"/>
        <w:ind w:firstLine="0"/>
        <w:jc w:val="left"/>
        <w:rPr>
          <w:sz w:val="18"/>
          <w:szCs w:val="18"/>
        </w:rPr>
      </w:pPr>
    </w:p>
    <w:p w14:paraId="20661913" w14:textId="4A626D5B" w:rsidR="00B72303" w:rsidRPr="00773608" w:rsidRDefault="00B72303" w:rsidP="00D86337">
      <w:pPr>
        <w:pStyle w:val="BodyTextIndent3"/>
        <w:ind w:firstLine="0"/>
        <w:jc w:val="left"/>
        <w:rPr>
          <w:rFonts w:ascii="Devanagari Sangam MN" w:hAnsi="Devanagari Sangam MN"/>
        </w:rPr>
      </w:pPr>
      <w:r w:rsidRPr="00607F17">
        <w:rPr>
          <w:sz w:val="18"/>
          <w:szCs w:val="18"/>
        </w:rPr>
        <w:t xml:space="preserve">Screenshot </w:t>
      </w:r>
      <w:r>
        <w:rPr>
          <w:sz w:val="18"/>
          <w:szCs w:val="18"/>
        </w:rPr>
        <w:t>5</w:t>
      </w:r>
      <w:r w:rsidRPr="00607F17">
        <w:rPr>
          <w:sz w:val="18"/>
          <w:szCs w:val="18"/>
        </w:rPr>
        <w:t xml:space="preserve">: </w:t>
      </w:r>
      <w:r>
        <w:rPr>
          <w:sz w:val="18"/>
          <w:szCs w:val="18"/>
        </w:rPr>
        <w:t>Flashcard View</w:t>
      </w:r>
    </w:p>
    <w:p w14:paraId="07DCB324" w14:textId="77777777" w:rsidR="00B72303" w:rsidRDefault="00B72303" w:rsidP="00D86337">
      <w:pPr>
        <w:pStyle w:val="BodyTextIndent2"/>
        <w:ind w:firstLine="0"/>
        <w:jc w:val="left"/>
      </w:pPr>
      <w:r>
        <w:rPr>
          <w:noProof/>
        </w:rPr>
        <w:lastRenderedPageBreak/>
        <w:drawing>
          <wp:inline distT="0" distB="0" distL="0" distR="0" wp14:anchorId="4B847E02" wp14:editId="34E2F1A9">
            <wp:extent cx="1371600" cy="2438400"/>
            <wp:effectExtent l="0" t="0" r="0" b="0"/>
            <wp:docPr id="16" name="Picture 16" descr="iOS Simulator Screen shot Apr 22, 2014,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OS Simulator Screen shot Apr 22, 2014,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1600" cy="2438400"/>
                    </a:xfrm>
                    <a:prstGeom prst="rect">
                      <a:avLst/>
                    </a:prstGeom>
                    <a:noFill/>
                    <a:ln>
                      <a:noFill/>
                    </a:ln>
                  </pic:spPr>
                </pic:pic>
              </a:graphicData>
            </a:graphic>
          </wp:inline>
        </w:drawing>
      </w:r>
    </w:p>
    <w:p w14:paraId="0AB61AB5" w14:textId="072B404A" w:rsidR="00B72303" w:rsidRDefault="00B72303" w:rsidP="00D86337"/>
    <w:p w14:paraId="015DBF8F" w14:textId="4F9C4701" w:rsidR="00B72303" w:rsidRDefault="00B72303" w:rsidP="00D86337">
      <w:pPr>
        <w:rPr>
          <w:i/>
          <w:sz w:val="20"/>
        </w:rPr>
      </w:pPr>
      <w:r w:rsidRPr="00D86337">
        <w:rPr>
          <w:i/>
          <w:sz w:val="20"/>
        </w:rPr>
        <w:t>3.8.2 Web Application Screenshots</w:t>
      </w:r>
    </w:p>
    <w:p w14:paraId="04EBEAD8" w14:textId="77777777" w:rsidR="008D7FBD" w:rsidRDefault="008D7FBD" w:rsidP="00D86337">
      <w:pPr>
        <w:rPr>
          <w:i/>
          <w:sz w:val="20"/>
        </w:rPr>
      </w:pPr>
    </w:p>
    <w:p w14:paraId="1FE982E9" w14:textId="57415DFB" w:rsidR="00B41ACD" w:rsidRPr="00D86337" w:rsidRDefault="008D7FBD" w:rsidP="00D86337">
      <w:pPr>
        <w:pStyle w:val="BodyTextIndent3"/>
        <w:ind w:firstLine="0"/>
        <w:jc w:val="left"/>
        <w:rPr>
          <w:i/>
        </w:rPr>
      </w:pPr>
      <w:r>
        <w:t>The web application hosted a</w:t>
      </w:r>
      <w:r w:rsidR="0058486C">
        <w:t xml:space="preserve">t </w:t>
      </w:r>
      <w:hyperlink r:id="rId21" w:history="1">
        <w:proofErr w:type="spellStart"/>
        <w:r w:rsidR="0058486C" w:rsidRPr="00CD30E9">
          <w:rPr>
            <w:rStyle w:val="Hyperlink"/>
          </w:rPr>
          <w:t>aammango.pramod.ninja</w:t>
        </w:r>
        <w:proofErr w:type="spellEnd"/>
      </w:hyperlink>
      <w:r>
        <w:t xml:space="preserve"> looks as shown in the following screenshots. </w:t>
      </w:r>
      <w:r w:rsidR="00721996">
        <w:t xml:space="preserve">The application is a single page website as shown in screenshot 6. </w:t>
      </w:r>
      <w:r>
        <w:t xml:space="preserve">In addition, the flow of the </w:t>
      </w:r>
      <w:r w:rsidR="002613EA">
        <w:t>web application</w:t>
      </w:r>
      <w:r>
        <w:t xml:space="preserve"> </w:t>
      </w:r>
      <w:r w:rsidR="006E46BB">
        <w:t>is</w:t>
      </w:r>
      <w:r>
        <w:t xml:space="preserve"> as described in the following sections. </w:t>
      </w:r>
    </w:p>
    <w:p w14:paraId="4A983B28" w14:textId="77777777" w:rsidR="004659F1" w:rsidRDefault="004659F1" w:rsidP="00D86337">
      <w:pPr>
        <w:rPr>
          <w:sz w:val="20"/>
        </w:rPr>
      </w:pPr>
    </w:p>
    <w:p w14:paraId="3FFD6514" w14:textId="49E1E919" w:rsidR="00BA0AEC" w:rsidRDefault="004659F1" w:rsidP="00D86337">
      <w:pPr>
        <w:rPr>
          <w:sz w:val="20"/>
        </w:rPr>
      </w:pPr>
      <w:r w:rsidRPr="00607F17">
        <w:rPr>
          <w:sz w:val="18"/>
          <w:szCs w:val="18"/>
        </w:rPr>
        <w:t xml:space="preserve">Screenshot </w:t>
      </w:r>
      <w:r w:rsidR="00377E23">
        <w:rPr>
          <w:sz w:val="18"/>
          <w:szCs w:val="18"/>
        </w:rPr>
        <w:t>6</w:t>
      </w:r>
      <w:r w:rsidRPr="00607F17">
        <w:rPr>
          <w:sz w:val="18"/>
          <w:szCs w:val="18"/>
        </w:rPr>
        <w:t xml:space="preserve">: </w:t>
      </w:r>
      <w:r w:rsidR="008B5F56">
        <w:rPr>
          <w:sz w:val="18"/>
          <w:szCs w:val="18"/>
        </w:rPr>
        <w:t>Main</w:t>
      </w:r>
      <w:r w:rsidRPr="00607F17">
        <w:rPr>
          <w:sz w:val="18"/>
          <w:szCs w:val="18"/>
        </w:rPr>
        <w:t xml:space="preserve"> View</w:t>
      </w:r>
    </w:p>
    <w:p w14:paraId="0C46EFB4" w14:textId="2E2369EC" w:rsidR="004659F1" w:rsidRDefault="004659F1" w:rsidP="00D86337">
      <w:pPr>
        <w:rPr>
          <w:sz w:val="20"/>
        </w:rPr>
      </w:pPr>
      <w:r>
        <w:rPr>
          <w:noProof/>
          <w:sz w:val="20"/>
        </w:rPr>
        <w:drawing>
          <wp:inline distT="0" distB="0" distL="0" distR="0" wp14:anchorId="5237D18F" wp14:editId="139A4D5C">
            <wp:extent cx="3086100" cy="3175000"/>
            <wp:effectExtent l="0" t="0" r="12700" b="0"/>
            <wp:docPr id="6" name="Picture 6" descr="Macintosh HD:Users:pramods:Desktop:Screen Shot 2014-12-17 at 10.30.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ramods:Desktop:Screen Shot 2014-12-17 at 10.30.26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6100" cy="3175000"/>
                    </a:xfrm>
                    <a:prstGeom prst="rect">
                      <a:avLst/>
                    </a:prstGeom>
                    <a:noFill/>
                    <a:ln>
                      <a:noFill/>
                    </a:ln>
                  </pic:spPr>
                </pic:pic>
              </a:graphicData>
            </a:graphic>
          </wp:inline>
        </w:drawing>
      </w:r>
    </w:p>
    <w:p w14:paraId="3918BB53" w14:textId="77777777" w:rsidR="00EC16B9" w:rsidRDefault="00EC16B9" w:rsidP="00EC16B9">
      <w:pPr>
        <w:rPr>
          <w:sz w:val="20"/>
        </w:rPr>
      </w:pPr>
    </w:p>
    <w:p w14:paraId="4114B658" w14:textId="42A12997" w:rsidR="00CD30E9" w:rsidRDefault="004B3971" w:rsidP="006A62BE">
      <w:pPr>
        <w:rPr>
          <w:i/>
          <w:sz w:val="20"/>
        </w:rPr>
      </w:pPr>
      <w:r>
        <w:rPr>
          <w:i/>
          <w:sz w:val="20"/>
        </w:rPr>
        <w:t>3.8.</w:t>
      </w:r>
      <w:r w:rsidR="008D7BC1">
        <w:rPr>
          <w:i/>
          <w:sz w:val="20"/>
        </w:rPr>
        <w:t>2</w:t>
      </w:r>
      <w:r w:rsidRPr="008129BC">
        <w:rPr>
          <w:i/>
          <w:sz w:val="20"/>
        </w:rPr>
        <w:t>.</w:t>
      </w:r>
      <w:r w:rsidR="008D7BC1">
        <w:rPr>
          <w:i/>
          <w:sz w:val="20"/>
        </w:rPr>
        <w:t>1</w:t>
      </w:r>
      <w:r w:rsidRPr="008129BC">
        <w:rPr>
          <w:i/>
          <w:sz w:val="20"/>
        </w:rPr>
        <w:t xml:space="preserve">. </w:t>
      </w:r>
      <w:r w:rsidR="006A62BE">
        <w:rPr>
          <w:i/>
          <w:sz w:val="20"/>
        </w:rPr>
        <w:t>Recognition Setup</w:t>
      </w:r>
    </w:p>
    <w:p w14:paraId="1EAF637B" w14:textId="2471B481" w:rsidR="00CD30E9" w:rsidRDefault="00CD30E9" w:rsidP="006A62BE">
      <w:pPr>
        <w:rPr>
          <w:i/>
          <w:sz w:val="20"/>
        </w:rPr>
      </w:pPr>
      <w:r>
        <w:rPr>
          <w:i/>
          <w:sz w:val="20"/>
        </w:rPr>
        <w:t xml:space="preserve">Upon loading the page, the user must grant the browser permission to record audio, as shown in screenshot 7. Once enabled, the user can select a category, as shown in screenshot 8. This narrows down the word choices available </w:t>
      </w:r>
      <w:r>
        <w:rPr>
          <w:i/>
          <w:sz w:val="20"/>
        </w:rPr>
        <w:lastRenderedPageBreak/>
        <w:t xml:space="preserve">in that category, as shown in screenshot 9. Once a word is selected, the user can begin recording an audio sample for recognition. </w:t>
      </w:r>
    </w:p>
    <w:p w14:paraId="1E9D8437" w14:textId="498819FC" w:rsidR="006A62BE" w:rsidRDefault="006A62BE" w:rsidP="006A62BE">
      <w:pPr>
        <w:rPr>
          <w:sz w:val="20"/>
        </w:rPr>
      </w:pPr>
      <w:r w:rsidRPr="006A62BE">
        <w:rPr>
          <w:sz w:val="20"/>
        </w:rPr>
        <w:t xml:space="preserve"> </w:t>
      </w:r>
    </w:p>
    <w:p w14:paraId="1BE5F38C" w14:textId="77777777" w:rsidR="006A62BE" w:rsidRDefault="006A62BE" w:rsidP="006A62BE">
      <w:pPr>
        <w:rPr>
          <w:sz w:val="20"/>
        </w:rPr>
      </w:pPr>
      <w:r w:rsidRPr="00607F17">
        <w:rPr>
          <w:sz w:val="18"/>
          <w:szCs w:val="18"/>
        </w:rPr>
        <w:t xml:space="preserve">Screenshot </w:t>
      </w:r>
      <w:r>
        <w:rPr>
          <w:sz w:val="18"/>
          <w:szCs w:val="18"/>
        </w:rPr>
        <w:t>7</w:t>
      </w:r>
      <w:r w:rsidRPr="00607F17">
        <w:rPr>
          <w:sz w:val="18"/>
          <w:szCs w:val="18"/>
        </w:rPr>
        <w:t xml:space="preserve">: </w:t>
      </w:r>
      <w:r>
        <w:rPr>
          <w:sz w:val="18"/>
          <w:szCs w:val="18"/>
        </w:rPr>
        <w:t>Enable Audio Recorder</w:t>
      </w:r>
    </w:p>
    <w:p w14:paraId="5FBCF2DC" w14:textId="3A945B3F" w:rsidR="006A62BE" w:rsidRDefault="001610FF" w:rsidP="006A62BE">
      <w:pPr>
        <w:rPr>
          <w:sz w:val="20"/>
        </w:rPr>
      </w:pPr>
      <w:r>
        <w:rPr>
          <w:noProof/>
          <w:sz w:val="20"/>
        </w:rPr>
        <w:drawing>
          <wp:inline distT="0" distB="0" distL="0" distR="0" wp14:anchorId="0A69B5EC" wp14:editId="13615BF4">
            <wp:extent cx="3086100" cy="266700"/>
            <wp:effectExtent l="0" t="0" r="12700" b="12700"/>
            <wp:docPr id="21" name="Picture 21" descr="Macintosh HD:Users:pramods:Desktop:Screen Shot 2014-12-17 at 11.02.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pramods:Desktop:Screen Shot 2014-12-17 at 11.02.39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6100" cy="266700"/>
                    </a:xfrm>
                    <a:prstGeom prst="rect">
                      <a:avLst/>
                    </a:prstGeom>
                    <a:noFill/>
                    <a:ln>
                      <a:noFill/>
                    </a:ln>
                  </pic:spPr>
                </pic:pic>
              </a:graphicData>
            </a:graphic>
          </wp:inline>
        </w:drawing>
      </w:r>
    </w:p>
    <w:p w14:paraId="3BB4D01F" w14:textId="77777777" w:rsidR="004B3971" w:rsidRDefault="004B3971" w:rsidP="00D86337">
      <w:pPr>
        <w:rPr>
          <w:sz w:val="20"/>
        </w:rPr>
      </w:pPr>
    </w:p>
    <w:p w14:paraId="0F7B8A02" w14:textId="0792CFC8" w:rsidR="004B3971" w:rsidRDefault="00A42192" w:rsidP="00D86337">
      <w:pPr>
        <w:rPr>
          <w:sz w:val="20"/>
        </w:rPr>
      </w:pPr>
      <w:r w:rsidRPr="00607F17">
        <w:rPr>
          <w:sz w:val="18"/>
          <w:szCs w:val="18"/>
        </w:rPr>
        <w:t xml:space="preserve">Screenshot </w:t>
      </w:r>
      <w:r w:rsidR="0045466F">
        <w:rPr>
          <w:sz w:val="18"/>
          <w:szCs w:val="18"/>
        </w:rPr>
        <w:t>8</w:t>
      </w:r>
      <w:r w:rsidRPr="00607F17">
        <w:rPr>
          <w:sz w:val="18"/>
          <w:szCs w:val="18"/>
        </w:rPr>
        <w:t xml:space="preserve">: </w:t>
      </w:r>
      <w:r>
        <w:rPr>
          <w:sz w:val="18"/>
          <w:szCs w:val="18"/>
        </w:rPr>
        <w:t>Category Selection</w:t>
      </w:r>
    </w:p>
    <w:p w14:paraId="14245EB7" w14:textId="273FF4E7" w:rsidR="00100280" w:rsidRDefault="001610FF" w:rsidP="00100280">
      <w:pPr>
        <w:rPr>
          <w:noProof/>
          <w:sz w:val="20"/>
        </w:rPr>
      </w:pPr>
      <w:r>
        <w:rPr>
          <w:noProof/>
          <w:sz w:val="20"/>
        </w:rPr>
        <w:drawing>
          <wp:inline distT="0" distB="0" distL="0" distR="0" wp14:anchorId="103EFC1F" wp14:editId="4CBFBB42">
            <wp:extent cx="3086100" cy="2552700"/>
            <wp:effectExtent l="0" t="0" r="12700" b="12700"/>
            <wp:docPr id="20" name="Picture 20" descr="Macintosh HD:Users:pramods:Desktop:Screen Shot 2014-12-17 at 11.01.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pramods:Desktop:Screen Shot 2014-12-17 at 11.01.22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6100" cy="2552700"/>
                    </a:xfrm>
                    <a:prstGeom prst="rect">
                      <a:avLst/>
                    </a:prstGeom>
                    <a:noFill/>
                    <a:ln>
                      <a:noFill/>
                    </a:ln>
                  </pic:spPr>
                </pic:pic>
              </a:graphicData>
            </a:graphic>
          </wp:inline>
        </w:drawing>
      </w:r>
    </w:p>
    <w:p w14:paraId="274C3D24" w14:textId="77777777" w:rsidR="001610FF" w:rsidRDefault="001610FF" w:rsidP="00100280">
      <w:pPr>
        <w:rPr>
          <w:sz w:val="18"/>
          <w:szCs w:val="18"/>
        </w:rPr>
      </w:pPr>
    </w:p>
    <w:p w14:paraId="7922CF2E" w14:textId="47731AAF" w:rsidR="001610FF" w:rsidRPr="008129BC" w:rsidRDefault="001610FF" w:rsidP="00100280">
      <w:pPr>
        <w:rPr>
          <w:i/>
          <w:sz w:val="20"/>
        </w:rPr>
      </w:pPr>
      <w:r w:rsidRPr="00607F17">
        <w:rPr>
          <w:sz w:val="18"/>
          <w:szCs w:val="18"/>
        </w:rPr>
        <w:t xml:space="preserve">Screenshot </w:t>
      </w:r>
      <w:r>
        <w:rPr>
          <w:sz w:val="18"/>
          <w:szCs w:val="18"/>
        </w:rPr>
        <w:t>9</w:t>
      </w:r>
      <w:r w:rsidRPr="00607F17">
        <w:rPr>
          <w:sz w:val="18"/>
          <w:szCs w:val="18"/>
        </w:rPr>
        <w:t xml:space="preserve">: </w:t>
      </w:r>
      <w:r>
        <w:rPr>
          <w:sz w:val="18"/>
          <w:szCs w:val="18"/>
        </w:rPr>
        <w:t>Word Selection</w:t>
      </w:r>
    </w:p>
    <w:p w14:paraId="2A41AE73" w14:textId="5E57FC70" w:rsidR="00100280" w:rsidRPr="0063203B" w:rsidRDefault="001610FF" w:rsidP="00100280">
      <w:pPr>
        <w:rPr>
          <w:i/>
          <w:sz w:val="20"/>
        </w:rPr>
      </w:pPr>
      <w:r>
        <w:rPr>
          <w:noProof/>
          <w:sz w:val="20"/>
        </w:rPr>
        <w:drawing>
          <wp:inline distT="0" distB="0" distL="0" distR="0" wp14:anchorId="1392D973" wp14:editId="6A35FD4F">
            <wp:extent cx="3086100" cy="1498600"/>
            <wp:effectExtent l="0" t="0" r="12700" b="0"/>
            <wp:docPr id="19" name="Picture 19" descr="Macintosh HD:Users:pramods:Desktop:Screen Shot 2014-12-17 at 11.01.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pramods:Desktop:Screen Shot 2014-12-17 at 11.01.32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86100" cy="1498600"/>
                    </a:xfrm>
                    <a:prstGeom prst="rect">
                      <a:avLst/>
                    </a:prstGeom>
                    <a:noFill/>
                    <a:ln>
                      <a:noFill/>
                    </a:ln>
                  </pic:spPr>
                </pic:pic>
              </a:graphicData>
            </a:graphic>
          </wp:inline>
        </w:drawing>
      </w:r>
    </w:p>
    <w:p w14:paraId="48669ACE" w14:textId="77777777" w:rsidR="001610FF" w:rsidRDefault="001610FF" w:rsidP="008D7BC1">
      <w:pPr>
        <w:rPr>
          <w:i/>
          <w:sz w:val="20"/>
        </w:rPr>
      </w:pPr>
    </w:p>
    <w:p w14:paraId="1E6ADC09" w14:textId="33503686" w:rsidR="008D7BC1" w:rsidRDefault="008D7BC1" w:rsidP="008D7BC1">
      <w:pPr>
        <w:rPr>
          <w:i/>
          <w:sz w:val="20"/>
        </w:rPr>
      </w:pPr>
      <w:r>
        <w:rPr>
          <w:i/>
          <w:sz w:val="20"/>
        </w:rPr>
        <w:t>3.8.2</w:t>
      </w:r>
      <w:r w:rsidRPr="008129BC">
        <w:rPr>
          <w:i/>
          <w:sz w:val="20"/>
        </w:rPr>
        <w:t>.</w:t>
      </w:r>
      <w:r>
        <w:rPr>
          <w:i/>
          <w:sz w:val="20"/>
        </w:rPr>
        <w:t>2</w:t>
      </w:r>
      <w:r w:rsidRPr="008129BC">
        <w:rPr>
          <w:i/>
          <w:sz w:val="20"/>
        </w:rPr>
        <w:t xml:space="preserve">. </w:t>
      </w:r>
      <w:r w:rsidR="00963825">
        <w:rPr>
          <w:i/>
          <w:sz w:val="20"/>
        </w:rPr>
        <w:t>Recognition</w:t>
      </w:r>
    </w:p>
    <w:p w14:paraId="718A1B7C" w14:textId="5A4D4A53" w:rsidR="001F4CF3" w:rsidRDefault="00084D84" w:rsidP="00100280">
      <w:pPr>
        <w:rPr>
          <w:sz w:val="20"/>
        </w:rPr>
      </w:pPr>
      <w:r>
        <w:rPr>
          <w:sz w:val="20"/>
        </w:rPr>
        <w:t>There are two buttons available for the user to interact with: “Start” and “Listen</w:t>
      </w:r>
      <w:r w:rsidR="00167258">
        <w:rPr>
          <w:sz w:val="20"/>
        </w:rPr>
        <w:t>,</w:t>
      </w:r>
      <w:r>
        <w:rPr>
          <w:sz w:val="20"/>
        </w:rPr>
        <w:t>” as shown in screenshot 10. If the user is unsure about the pronunciation of a particular word, the “Listen” button will provide them with an accurate pronunciation of the selected word. To begin recognition, the user may press “Start</w:t>
      </w:r>
      <w:r w:rsidR="00431A67">
        <w:rPr>
          <w:sz w:val="20"/>
        </w:rPr>
        <w:t>,</w:t>
      </w:r>
      <w:r>
        <w:rPr>
          <w:sz w:val="20"/>
        </w:rPr>
        <w:t>”</w:t>
      </w:r>
      <w:r w:rsidR="00431A67">
        <w:rPr>
          <w:sz w:val="20"/>
        </w:rPr>
        <w:t xml:space="preserve"> which will then display a red circle to indicate that recording has begun. </w:t>
      </w:r>
    </w:p>
    <w:p w14:paraId="64FA8B25" w14:textId="77777777" w:rsidR="008D7BC1" w:rsidRDefault="008D7BC1" w:rsidP="00100280">
      <w:pPr>
        <w:rPr>
          <w:sz w:val="20"/>
        </w:rPr>
      </w:pPr>
    </w:p>
    <w:p w14:paraId="34CE293A" w14:textId="6E97BF8E" w:rsidR="00100280" w:rsidRDefault="00100280" w:rsidP="00100280">
      <w:pPr>
        <w:rPr>
          <w:sz w:val="20"/>
        </w:rPr>
      </w:pPr>
      <w:r w:rsidRPr="00607F17">
        <w:rPr>
          <w:sz w:val="18"/>
          <w:szCs w:val="18"/>
        </w:rPr>
        <w:t xml:space="preserve">Screenshot </w:t>
      </w:r>
      <w:r w:rsidR="0045466F">
        <w:rPr>
          <w:sz w:val="18"/>
          <w:szCs w:val="18"/>
        </w:rPr>
        <w:t>10</w:t>
      </w:r>
      <w:r w:rsidRPr="00607F17">
        <w:rPr>
          <w:sz w:val="18"/>
          <w:szCs w:val="18"/>
        </w:rPr>
        <w:t xml:space="preserve">: </w:t>
      </w:r>
      <w:r w:rsidR="009B2E73">
        <w:rPr>
          <w:sz w:val="18"/>
          <w:szCs w:val="18"/>
        </w:rPr>
        <w:t>Recording Indicator</w:t>
      </w:r>
    </w:p>
    <w:p w14:paraId="1035E4D7" w14:textId="7E98B9BC" w:rsidR="000627F8" w:rsidRPr="008129BC" w:rsidRDefault="004659F1" w:rsidP="00100280">
      <w:pPr>
        <w:rPr>
          <w:i/>
          <w:sz w:val="20"/>
        </w:rPr>
      </w:pPr>
      <w:r>
        <w:rPr>
          <w:noProof/>
          <w:sz w:val="20"/>
        </w:rPr>
        <w:drawing>
          <wp:inline distT="0" distB="0" distL="0" distR="0" wp14:anchorId="1C688A40" wp14:editId="3D9DDEA4">
            <wp:extent cx="1994535" cy="887620"/>
            <wp:effectExtent l="0" t="0" r="0" b="1905"/>
            <wp:docPr id="9" name="Picture 9" descr="Macintosh HD:Users:pramods:Desktop:Screen Shot 2014-12-17 at 10.31.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pramods:Desktop:Screen Shot 2014-12-17 at 10.31.12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94535" cy="887620"/>
                    </a:xfrm>
                    <a:prstGeom prst="rect">
                      <a:avLst/>
                    </a:prstGeom>
                    <a:noFill/>
                    <a:ln>
                      <a:noFill/>
                    </a:ln>
                  </pic:spPr>
                </pic:pic>
              </a:graphicData>
            </a:graphic>
          </wp:inline>
        </w:drawing>
      </w:r>
    </w:p>
    <w:p w14:paraId="7D0DE78C" w14:textId="4D16E1B4" w:rsidR="00E332C1" w:rsidRDefault="00E332C1" w:rsidP="00E332C1">
      <w:pPr>
        <w:rPr>
          <w:i/>
          <w:sz w:val="20"/>
        </w:rPr>
      </w:pPr>
      <w:r>
        <w:rPr>
          <w:i/>
          <w:sz w:val="20"/>
        </w:rPr>
        <w:lastRenderedPageBreak/>
        <w:t>3.8.2</w:t>
      </w:r>
      <w:r w:rsidRPr="008129BC">
        <w:rPr>
          <w:i/>
          <w:sz w:val="20"/>
        </w:rPr>
        <w:t>.</w:t>
      </w:r>
      <w:r>
        <w:rPr>
          <w:i/>
          <w:sz w:val="20"/>
        </w:rPr>
        <w:t>3</w:t>
      </w:r>
      <w:r w:rsidRPr="008129BC">
        <w:rPr>
          <w:i/>
          <w:sz w:val="20"/>
        </w:rPr>
        <w:t xml:space="preserve">. </w:t>
      </w:r>
      <w:r>
        <w:rPr>
          <w:i/>
          <w:sz w:val="20"/>
        </w:rPr>
        <w:t>Recognition Example</w:t>
      </w:r>
    </w:p>
    <w:p w14:paraId="6243B61D" w14:textId="1E93D588" w:rsidR="00100280" w:rsidRDefault="00E332C1" w:rsidP="00100280">
      <w:pPr>
        <w:rPr>
          <w:sz w:val="20"/>
        </w:rPr>
      </w:pPr>
      <w:r>
        <w:rPr>
          <w:sz w:val="20"/>
        </w:rPr>
        <w:t xml:space="preserve">If the </w:t>
      </w:r>
      <w:r w:rsidR="00576CC8">
        <w:rPr>
          <w:sz w:val="20"/>
        </w:rPr>
        <w:t>user says the wrong word, the application will di</w:t>
      </w:r>
      <w:r w:rsidR="007C500E">
        <w:rPr>
          <w:sz w:val="20"/>
        </w:rPr>
        <w:t>s</w:t>
      </w:r>
      <w:r w:rsidR="00576CC8">
        <w:rPr>
          <w:sz w:val="20"/>
        </w:rPr>
        <w:t xml:space="preserve">play a warning </w:t>
      </w:r>
      <w:r w:rsidR="00A36871">
        <w:rPr>
          <w:sz w:val="20"/>
        </w:rPr>
        <w:t>as is shown in</w:t>
      </w:r>
      <w:r w:rsidR="00576CC8">
        <w:rPr>
          <w:sz w:val="20"/>
        </w:rPr>
        <w:t xml:space="preserve"> screenshot 11. If the user says the correct word with an incorrect pronunciation, the application will inform the user of such</w:t>
      </w:r>
      <w:r w:rsidR="00950EA8">
        <w:rPr>
          <w:sz w:val="20"/>
        </w:rPr>
        <w:t>, as shown in screenshot 12,</w:t>
      </w:r>
      <w:r w:rsidR="00576CC8">
        <w:rPr>
          <w:sz w:val="20"/>
        </w:rPr>
        <w:t xml:space="preserve"> and </w:t>
      </w:r>
      <w:r w:rsidR="003F69AB">
        <w:rPr>
          <w:sz w:val="20"/>
        </w:rPr>
        <w:t xml:space="preserve">automatically plays a pronunciation of the word for comparison.  </w:t>
      </w:r>
      <w:r w:rsidR="007035F1">
        <w:rPr>
          <w:sz w:val="20"/>
        </w:rPr>
        <w:t xml:space="preserve">If the user correctly pronounces the correct word, the application informs them of such as well, as is shown in screenshot 13. </w:t>
      </w:r>
      <w:r w:rsidR="007A343D">
        <w:rPr>
          <w:sz w:val="20"/>
        </w:rPr>
        <w:t>User statistics are also provided in order to give the user an idea of their current progress</w:t>
      </w:r>
      <w:r w:rsidR="001A0716">
        <w:rPr>
          <w:sz w:val="20"/>
        </w:rPr>
        <w:t>, as is shown in screenshot 14</w:t>
      </w:r>
      <w:r w:rsidR="007A343D">
        <w:rPr>
          <w:sz w:val="20"/>
        </w:rPr>
        <w:t xml:space="preserve">. </w:t>
      </w:r>
    </w:p>
    <w:p w14:paraId="0C1E2F6C" w14:textId="77777777" w:rsidR="00E332C1" w:rsidRDefault="00E332C1" w:rsidP="00100280">
      <w:pPr>
        <w:rPr>
          <w:sz w:val="20"/>
        </w:rPr>
      </w:pPr>
    </w:p>
    <w:p w14:paraId="7964293F" w14:textId="50298568" w:rsidR="004659F1" w:rsidRDefault="00100280" w:rsidP="001F55D6">
      <w:pPr>
        <w:rPr>
          <w:sz w:val="20"/>
        </w:rPr>
      </w:pPr>
      <w:r w:rsidRPr="00607F17">
        <w:rPr>
          <w:sz w:val="18"/>
          <w:szCs w:val="18"/>
        </w:rPr>
        <w:t xml:space="preserve">Screenshot </w:t>
      </w:r>
      <w:r w:rsidR="004D6386">
        <w:rPr>
          <w:sz w:val="18"/>
          <w:szCs w:val="18"/>
        </w:rPr>
        <w:t>1</w:t>
      </w:r>
      <w:r w:rsidR="0045466F">
        <w:rPr>
          <w:sz w:val="18"/>
          <w:szCs w:val="18"/>
        </w:rPr>
        <w:t>1</w:t>
      </w:r>
      <w:r w:rsidR="004D6386">
        <w:rPr>
          <w:sz w:val="18"/>
          <w:szCs w:val="18"/>
        </w:rPr>
        <w:t xml:space="preserve">: Incorrect </w:t>
      </w:r>
      <w:r w:rsidR="001610FF">
        <w:rPr>
          <w:sz w:val="18"/>
          <w:szCs w:val="18"/>
        </w:rPr>
        <w:t>Word</w:t>
      </w:r>
      <w:r w:rsidR="004D6386">
        <w:rPr>
          <w:sz w:val="18"/>
          <w:szCs w:val="18"/>
        </w:rPr>
        <w:t xml:space="preserve"> Example</w:t>
      </w:r>
    </w:p>
    <w:p w14:paraId="1D4172FB" w14:textId="66BD1173" w:rsidR="001610FF" w:rsidRDefault="00413001" w:rsidP="00100280">
      <w:pPr>
        <w:rPr>
          <w:i/>
          <w:sz w:val="20"/>
        </w:rPr>
      </w:pPr>
      <w:r>
        <w:rPr>
          <w:i/>
          <w:noProof/>
          <w:sz w:val="20"/>
        </w:rPr>
        <w:drawing>
          <wp:inline distT="0" distB="0" distL="0" distR="0" wp14:anchorId="46CA2052" wp14:editId="6748965B">
            <wp:extent cx="3086100" cy="1320800"/>
            <wp:effectExtent l="0" t="0" r="12700" b="0"/>
            <wp:docPr id="24" name="Picture 24" descr="Macintosh HD:Users:pramods:Desktop:Screen Shot 2014-12-17 at 11.12.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pramods:Desktop:Screen Shot 2014-12-17 at 11.12.05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86100" cy="1320800"/>
                    </a:xfrm>
                    <a:prstGeom prst="rect">
                      <a:avLst/>
                    </a:prstGeom>
                    <a:noFill/>
                    <a:ln>
                      <a:noFill/>
                    </a:ln>
                  </pic:spPr>
                </pic:pic>
              </a:graphicData>
            </a:graphic>
          </wp:inline>
        </w:drawing>
      </w:r>
    </w:p>
    <w:p w14:paraId="3F658469" w14:textId="77777777" w:rsidR="00413001" w:rsidRDefault="00413001" w:rsidP="00100280">
      <w:pPr>
        <w:rPr>
          <w:sz w:val="18"/>
          <w:szCs w:val="18"/>
        </w:rPr>
      </w:pPr>
    </w:p>
    <w:p w14:paraId="550751BD" w14:textId="2217B8F8" w:rsidR="001610FF" w:rsidRPr="001F55D6" w:rsidRDefault="001610FF" w:rsidP="00100280">
      <w:pPr>
        <w:rPr>
          <w:sz w:val="20"/>
        </w:rPr>
      </w:pPr>
      <w:r w:rsidRPr="00607F17">
        <w:rPr>
          <w:sz w:val="18"/>
          <w:szCs w:val="18"/>
        </w:rPr>
        <w:t xml:space="preserve">Screenshot </w:t>
      </w:r>
      <w:r w:rsidR="00045863">
        <w:rPr>
          <w:sz w:val="18"/>
          <w:szCs w:val="18"/>
        </w:rPr>
        <w:t>12</w:t>
      </w:r>
      <w:r>
        <w:rPr>
          <w:sz w:val="18"/>
          <w:szCs w:val="18"/>
        </w:rPr>
        <w:t>: Incorrect Pronunciation Example</w:t>
      </w:r>
    </w:p>
    <w:p w14:paraId="73EA0838" w14:textId="7777863E" w:rsidR="00100280" w:rsidRDefault="00413001" w:rsidP="00100280">
      <w:pPr>
        <w:rPr>
          <w:sz w:val="20"/>
        </w:rPr>
      </w:pPr>
      <w:r>
        <w:rPr>
          <w:noProof/>
          <w:sz w:val="20"/>
        </w:rPr>
        <w:drawing>
          <wp:inline distT="0" distB="0" distL="0" distR="0" wp14:anchorId="29B09408" wp14:editId="3B7E4DB2">
            <wp:extent cx="3086100" cy="1498600"/>
            <wp:effectExtent l="0" t="0" r="12700" b="0"/>
            <wp:docPr id="23" name="Picture 23" descr="Macintosh HD:Users:pramods:Desktop:Screen Shot 2014-12-17 at 11.11.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pramods:Desktop:Screen Shot 2014-12-17 at 11.11.48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6100" cy="1498600"/>
                    </a:xfrm>
                    <a:prstGeom prst="rect">
                      <a:avLst/>
                    </a:prstGeom>
                    <a:noFill/>
                    <a:ln>
                      <a:noFill/>
                    </a:ln>
                  </pic:spPr>
                </pic:pic>
              </a:graphicData>
            </a:graphic>
          </wp:inline>
        </w:drawing>
      </w:r>
    </w:p>
    <w:p w14:paraId="3495924D" w14:textId="77777777" w:rsidR="00413001" w:rsidRDefault="00413001" w:rsidP="00100280">
      <w:pPr>
        <w:rPr>
          <w:sz w:val="20"/>
        </w:rPr>
      </w:pPr>
    </w:p>
    <w:p w14:paraId="5342E621" w14:textId="041F3682" w:rsidR="00136021" w:rsidRDefault="00136021" w:rsidP="00136021">
      <w:pPr>
        <w:rPr>
          <w:sz w:val="20"/>
        </w:rPr>
      </w:pPr>
      <w:r w:rsidRPr="00607F17">
        <w:rPr>
          <w:sz w:val="18"/>
          <w:szCs w:val="18"/>
        </w:rPr>
        <w:t xml:space="preserve">Screenshot </w:t>
      </w:r>
      <w:r w:rsidR="001610FF">
        <w:rPr>
          <w:sz w:val="18"/>
          <w:szCs w:val="18"/>
        </w:rPr>
        <w:t>13</w:t>
      </w:r>
      <w:r>
        <w:rPr>
          <w:sz w:val="18"/>
          <w:szCs w:val="18"/>
        </w:rPr>
        <w:t>: Correct Pronunciation Example</w:t>
      </w:r>
    </w:p>
    <w:p w14:paraId="141CCA45" w14:textId="649A0120" w:rsidR="004659F1" w:rsidRDefault="00413001" w:rsidP="001F55D6">
      <w:pPr>
        <w:rPr>
          <w:sz w:val="20"/>
        </w:rPr>
      </w:pPr>
      <w:r>
        <w:rPr>
          <w:noProof/>
          <w:sz w:val="20"/>
        </w:rPr>
        <w:drawing>
          <wp:inline distT="0" distB="0" distL="0" distR="0" wp14:anchorId="5DD5DA8C" wp14:editId="4F2BF670">
            <wp:extent cx="3086100" cy="1282700"/>
            <wp:effectExtent l="0" t="0" r="12700" b="12700"/>
            <wp:docPr id="25" name="Picture 25" descr="Macintosh HD:Users:pramods:Desktop:Screen Shot 2014-12-17 at 11.12.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pramods:Desktop:Screen Shot 2014-12-17 at 11.12.20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86100" cy="1282700"/>
                    </a:xfrm>
                    <a:prstGeom prst="rect">
                      <a:avLst/>
                    </a:prstGeom>
                    <a:noFill/>
                    <a:ln>
                      <a:noFill/>
                    </a:ln>
                  </pic:spPr>
                </pic:pic>
              </a:graphicData>
            </a:graphic>
          </wp:inline>
        </w:drawing>
      </w:r>
    </w:p>
    <w:p w14:paraId="7A9245D2" w14:textId="77777777" w:rsidR="008756F8" w:rsidRDefault="008756F8" w:rsidP="001F55D6">
      <w:pPr>
        <w:rPr>
          <w:sz w:val="20"/>
        </w:rPr>
      </w:pPr>
    </w:p>
    <w:p w14:paraId="4127CB2E" w14:textId="4885B16B" w:rsidR="001F55D6" w:rsidRDefault="008756F8" w:rsidP="001F55D6">
      <w:pPr>
        <w:rPr>
          <w:sz w:val="20"/>
        </w:rPr>
      </w:pPr>
      <w:r w:rsidRPr="00607F17">
        <w:rPr>
          <w:sz w:val="18"/>
          <w:szCs w:val="18"/>
        </w:rPr>
        <w:t xml:space="preserve">Screenshot </w:t>
      </w:r>
      <w:r w:rsidR="00812D2C">
        <w:rPr>
          <w:sz w:val="18"/>
          <w:szCs w:val="18"/>
        </w:rPr>
        <w:t>14</w:t>
      </w:r>
      <w:r>
        <w:rPr>
          <w:sz w:val="18"/>
          <w:szCs w:val="18"/>
        </w:rPr>
        <w:t xml:space="preserve">: </w:t>
      </w:r>
      <w:r w:rsidR="00812D2C">
        <w:rPr>
          <w:sz w:val="18"/>
          <w:szCs w:val="18"/>
        </w:rPr>
        <w:t>User Statistics</w:t>
      </w:r>
    </w:p>
    <w:p w14:paraId="2F887A41" w14:textId="7F5FD911" w:rsidR="004659F1" w:rsidRDefault="008756F8" w:rsidP="00F87CD2">
      <w:pPr>
        <w:rPr>
          <w:sz w:val="20"/>
        </w:rPr>
      </w:pPr>
      <w:r>
        <w:rPr>
          <w:noProof/>
          <w:sz w:val="20"/>
        </w:rPr>
        <w:drawing>
          <wp:inline distT="0" distB="0" distL="0" distR="0" wp14:anchorId="36CEAF31" wp14:editId="4FD3E189">
            <wp:extent cx="1651635" cy="1101090"/>
            <wp:effectExtent l="0" t="0" r="0" b="0"/>
            <wp:docPr id="8" name="Picture 8" descr="Macintosh HD:Users:pramods:Desktop:Screen Shot 2014-12-18 at 12.39.3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ramods:Desktop:Screen Shot 2014-12-18 at 12.39.33 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51635" cy="1101090"/>
                    </a:xfrm>
                    <a:prstGeom prst="rect">
                      <a:avLst/>
                    </a:prstGeom>
                    <a:noFill/>
                    <a:ln>
                      <a:noFill/>
                    </a:ln>
                  </pic:spPr>
                </pic:pic>
              </a:graphicData>
            </a:graphic>
          </wp:inline>
        </w:drawing>
      </w:r>
    </w:p>
    <w:p w14:paraId="0E802A00" w14:textId="77777777" w:rsidR="008756F8" w:rsidRPr="003A29E1" w:rsidRDefault="008756F8" w:rsidP="00F87CD2">
      <w:pPr>
        <w:rPr>
          <w:sz w:val="20"/>
        </w:rPr>
      </w:pPr>
    </w:p>
    <w:p w14:paraId="438F591A" w14:textId="31CF1CF4" w:rsidR="00D06548" w:rsidRPr="003A29E1" w:rsidRDefault="00C517B3" w:rsidP="00736F23">
      <w:pPr>
        <w:keepNext/>
        <w:rPr>
          <w:b/>
          <w:caps/>
          <w:sz w:val="20"/>
        </w:rPr>
      </w:pPr>
      <w:r w:rsidRPr="003A29E1">
        <w:rPr>
          <w:b/>
          <w:caps/>
          <w:sz w:val="20"/>
        </w:rPr>
        <w:lastRenderedPageBreak/>
        <w:t xml:space="preserve">4. </w:t>
      </w:r>
      <w:r w:rsidR="00107B4C" w:rsidRPr="003A29E1">
        <w:rPr>
          <w:b/>
          <w:caps/>
          <w:sz w:val="20"/>
        </w:rPr>
        <w:t>results</w:t>
      </w:r>
    </w:p>
    <w:p w14:paraId="6D5A0718" w14:textId="77777777" w:rsidR="00D06548" w:rsidRDefault="00D06548" w:rsidP="00736F23">
      <w:pPr>
        <w:keepNext/>
        <w:rPr>
          <w:sz w:val="20"/>
        </w:rPr>
      </w:pPr>
    </w:p>
    <w:p w14:paraId="63D68E50" w14:textId="1BABAA0B" w:rsidR="00DE6C9C" w:rsidRPr="003A29E1" w:rsidRDefault="00DE6C9C" w:rsidP="00736F23">
      <w:pPr>
        <w:rPr>
          <w:i/>
          <w:sz w:val="20"/>
        </w:rPr>
      </w:pPr>
      <w:r>
        <w:rPr>
          <w:b/>
          <w:sz w:val="20"/>
        </w:rPr>
        <w:t>4.1</w:t>
      </w:r>
      <w:r w:rsidRPr="003A29E1">
        <w:rPr>
          <w:b/>
          <w:sz w:val="20"/>
        </w:rPr>
        <w:t xml:space="preserve"> </w:t>
      </w:r>
      <w:r>
        <w:rPr>
          <w:b/>
          <w:sz w:val="20"/>
        </w:rPr>
        <w:t xml:space="preserve">Initial </w:t>
      </w:r>
      <w:r w:rsidR="00847E9F">
        <w:rPr>
          <w:b/>
          <w:sz w:val="20"/>
        </w:rPr>
        <w:t xml:space="preserve">HTK </w:t>
      </w:r>
      <w:r>
        <w:rPr>
          <w:b/>
          <w:sz w:val="20"/>
        </w:rPr>
        <w:t>Results</w:t>
      </w:r>
    </w:p>
    <w:p w14:paraId="190EB230" w14:textId="77777777" w:rsidR="00DE6C9C" w:rsidRPr="003A29E1" w:rsidRDefault="00DE6C9C" w:rsidP="00736F23">
      <w:pPr>
        <w:keepNext/>
        <w:rPr>
          <w:sz w:val="20"/>
        </w:rPr>
      </w:pPr>
    </w:p>
    <w:p w14:paraId="255124AC" w14:textId="22DF3DB4" w:rsidR="00745AAE" w:rsidRPr="006966A5" w:rsidRDefault="00891933" w:rsidP="00736F23">
      <w:pPr>
        <w:pStyle w:val="BodyTextIndent2"/>
        <w:ind w:firstLine="0"/>
        <w:jc w:val="left"/>
      </w:pPr>
      <w:r w:rsidRPr="003A29E1">
        <w:t>The custom Hindi acoustic model and language model that was generated by using HTK and the recorded audio samples was able to generate an accurate model</w:t>
      </w:r>
      <w:r w:rsidR="004E71D3" w:rsidRPr="003A29E1">
        <w:t xml:space="preserve"> for Hindi</w:t>
      </w:r>
      <w:r w:rsidRPr="003A29E1">
        <w:t>.</w:t>
      </w:r>
      <w:r w:rsidR="00A177B1" w:rsidRPr="003A29E1">
        <w:t xml:space="preserve"> </w:t>
      </w:r>
      <w:r w:rsidRPr="003A29E1">
        <w:t xml:space="preserve">When </w:t>
      </w:r>
      <w:r w:rsidR="001D09EC" w:rsidRPr="003A29E1">
        <w:t>the sample test audio was ru</w:t>
      </w:r>
      <w:r w:rsidR="000F3042" w:rsidRPr="003A29E1">
        <w:t xml:space="preserve">n using the model the data was able to display the differences in pronunciation in a visual manner. As shown in table II, the native speaker had much higher pronunciations of each of the </w:t>
      </w:r>
      <w:r w:rsidR="004A1363" w:rsidRPr="003A29E1">
        <w:t xml:space="preserve">words than the non-Hindi speaker. The difference is especially stark for words with unique pronunciations, such as </w:t>
      </w:r>
      <w:r w:rsidR="00536F0B" w:rsidRPr="003A29E1">
        <w:t>2 (</w:t>
      </w:r>
      <w:r w:rsidR="00536F0B" w:rsidRPr="006966A5">
        <w:rPr>
          <w:rFonts w:ascii="Shree Devanagari 714" w:hAnsi="Shree Devanagari 714" w:cs="Shree Devanagari 714"/>
          <w:lang w:val="hi-IN"/>
        </w:rPr>
        <w:t>दो</w:t>
      </w:r>
      <w:r w:rsidR="00536F0B" w:rsidRPr="00885672">
        <w:t>), which in Hindi is pronounced “</w:t>
      </w:r>
      <w:proofErr w:type="spellStart"/>
      <w:r w:rsidR="00536F0B" w:rsidRPr="00885672">
        <w:t>dhoo</w:t>
      </w:r>
      <w:proofErr w:type="spellEnd"/>
      <w:r w:rsidR="00536F0B" w:rsidRPr="00885672">
        <w:t>” Many non-Hindi speakers pronounce it as “</w:t>
      </w:r>
      <w:r w:rsidR="0079501D" w:rsidRPr="006966A5">
        <w:t>doe” which is incorrect. Hindi contains a soft ‘d’ sound</w:t>
      </w:r>
      <w:r w:rsidR="009D7B56" w:rsidRPr="006966A5">
        <w:t>,</w:t>
      </w:r>
      <w:r w:rsidR="0079501D" w:rsidRPr="006966A5">
        <w:t xml:space="preserve"> which sounds similar </w:t>
      </w:r>
      <w:r w:rsidR="00EC0A06" w:rsidRPr="006966A5">
        <w:t>to the</w:t>
      </w:r>
      <w:r w:rsidR="00D862A8" w:rsidRPr="006966A5">
        <w:t xml:space="preserve"> </w:t>
      </w:r>
      <w:r w:rsidR="0079501D" w:rsidRPr="006966A5">
        <w:t>‘</w:t>
      </w:r>
      <w:proofErr w:type="spellStart"/>
      <w:r w:rsidR="0079501D" w:rsidRPr="006966A5">
        <w:t>th</w:t>
      </w:r>
      <w:proofErr w:type="spellEnd"/>
      <w:r w:rsidR="0079501D" w:rsidRPr="006966A5">
        <w:t>’ in “the</w:t>
      </w:r>
      <w:r w:rsidR="00D862A8" w:rsidRPr="006966A5">
        <w:t>.</w:t>
      </w:r>
      <w:r w:rsidR="0079501D" w:rsidRPr="006966A5">
        <w:t>”</w:t>
      </w:r>
      <w:r w:rsidR="00E965BC" w:rsidRPr="006966A5">
        <w:t xml:space="preserve"> Other words, such as 1, pronounced similar to the English word “ache” with a harder ‘k’ sound at the end, had very high GOP scores for both native and non-Hindi speakers due to the similarity of the sounds to the English language. </w:t>
      </w:r>
    </w:p>
    <w:p w14:paraId="0A26B5DF" w14:textId="77777777" w:rsidR="001769EC" w:rsidRPr="006966A5" w:rsidRDefault="001769EC" w:rsidP="008F7499">
      <w:pPr>
        <w:pStyle w:val="BodyTextIndent2"/>
        <w:ind w:firstLine="0"/>
        <w:jc w:val="left"/>
      </w:pPr>
    </w:p>
    <w:p w14:paraId="3F61F36C" w14:textId="0153A33C" w:rsidR="00BD4016" w:rsidRPr="006966A5" w:rsidRDefault="0040648E" w:rsidP="008F7499">
      <w:pPr>
        <w:pStyle w:val="BodyTextIndent2"/>
        <w:ind w:firstLine="0"/>
        <w:jc w:val="left"/>
        <w:rPr>
          <w:sz w:val="18"/>
          <w:szCs w:val="18"/>
        </w:rPr>
      </w:pPr>
      <w:r w:rsidRPr="006966A5">
        <w:rPr>
          <w:sz w:val="18"/>
          <w:szCs w:val="18"/>
        </w:rPr>
        <w:t>TABLE I</w:t>
      </w:r>
      <w:r w:rsidR="0076295C">
        <w:rPr>
          <w:sz w:val="18"/>
          <w:szCs w:val="18"/>
        </w:rPr>
        <w:t>I</w:t>
      </w:r>
      <w:r w:rsidR="006A30FB" w:rsidRPr="006966A5">
        <w:rPr>
          <w:sz w:val="18"/>
          <w:szCs w:val="18"/>
        </w:rPr>
        <w:t>I</w:t>
      </w:r>
      <w:r w:rsidR="001D09EC" w:rsidRPr="006966A5">
        <w:rPr>
          <w:sz w:val="18"/>
          <w:szCs w:val="18"/>
        </w:rPr>
        <w:t>.</w:t>
      </w:r>
      <w:r w:rsidRPr="006966A5">
        <w:rPr>
          <w:sz w:val="18"/>
          <w:szCs w:val="18"/>
        </w:rPr>
        <w:t xml:space="preserve"> </w:t>
      </w:r>
      <w:proofErr w:type="gramStart"/>
      <w:r w:rsidR="00BD4016" w:rsidRPr="006966A5">
        <w:rPr>
          <w:sz w:val="18"/>
          <w:szCs w:val="18"/>
        </w:rPr>
        <w:t>NATIVE SPEAKER VS.</w:t>
      </w:r>
      <w:proofErr w:type="gramEnd"/>
      <w:r w:rsidR="00BD4016" w:rsidRPr="006966A5">
        <w:rPr>
          <w:sz w:val="18"/>
          <w:szCs w:val="18"/>
        </w:rPr>
        <w:t xml:space="preserve"> NON-NATIVE SPEAKER PRONUNCIATION ACCURACY</w:t>
      </w:r>
    </w:p>
    <w:p w14:paraId="5672150C" w14:textId="77777777" w:rsidR="001D09EC" w:rsidRPr="006966A5" w:rsidRDefault="001D09EC" w:rsidP="008F7499">
      <w:pPr>
        <w:pStyle w:val="BodyTextIndent2"/>
        <w:ind w:firstLine="0"/>
        <w:jc w:val="left"/>
        <w:rPr>
          <w:b/>
          <w:sz w:val="18"/>
          <w:szCs w:val="18"/>
        </w:rPr>
      </w:pPr>
    </w:p>
    <w:p w14:paraId="0FAED400" w14:textId="10DF476B" w:rsidR="00BD4016" w:rsidRPr="00885672" w:rsidRDefault="00B32C54" w:rsidP="008F7499">
      <w:r w:rsidRPr="00885672">
        <w:rPr>
          <w:noProof/>
        </w:rPr>
        <w:drawing>
          <wp:inline distT="0" distB="0" distL="0" distR="0" wp14:anchorId="029EC3FF" wp14:editId="71A2E2AF">
            <wp:extent cx="3145155" cy="1717675"/>
            <wp:effectExtent l="0" t="0" r="4445" b="9525"/>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rrowheads="1"/>
                    </pic:cNvPicPr>
                  </pic:nvPicPr>
                  <pic:blipFill>
                    <a:blip r:embed="rId31">
                      <a:extLst>
                        <a:ext uri="{28A0092B-C50C-407E-A947-70E740481C1C}">
                          <a14:useLocalDpi xmlns:a14="http://schemas.microsoft.com/office/drawing/2010/main" val="0"/>
                        </a:ext>
                      </a:extLst>
                    </a:blip>
                    <a:srcRect l="2290" t="4442" r="4158" b="1202"/>
                    <a:stretch>
                      <a:fillRect/>
                    </a:stretch>
                  </pic:blipFill>
                  <pic:spPr bwMode="auto">
                    <a:xfrm>
                      <a:off x="0" y="0"/>
                      <a:ext cx="3145155" cy="1717675"/>
                    </a:xfrm>
                    <a:prstGeom prst="rect">
                      <a:avLst/>
                    </a:prstGeom>
                    <a:noFill/>
                    <a:ln>
                      <a:noFill/>
                    </a:ln>
                  </pic:spPr>
                </pic:pic>
              </a:graphicData>
            </a:graphic>
          </wp:inline>
        </w:drawing>
      </w:r>
    </w:p>
    <w:p w14:paraId="5C6DA47A" w14:textId="77777777" w:rsidR="005D01A6" w:rsidRDefault="005D01A6" w:rsidP="008F7499">
      <w:pPr>
        <w:rPr>
          <w:b/>
          <w:sz w:val="20"/>
        </w:rPr>
      </w:pPr>
    </w:p>
    <w:p w14:paraId="74028F3D" w14:textId="77777777" w:rsidR="00CD3414" w:rsidRPr="003A29E1" w:rsidRDefault="00260675" w:rsidP="008F7499">
      <w:pPr>
        <w:rPr>
          <w:i/>
          <w:sz w:val="20"/>
        </w:rPr>
      </w:pPr>
      <w:r>
        <w:rPr>
          <w:b/>
          <w:sz w:val="20"/>
        </w:rPr>
        <w:t>4.2</w:t>
      </w:r>
      <w:r w:rsidRPr="003A29E1">
        <w:rPr>
          <w:b/>
          <w:sz w:val="20"/>
        </w:rPr>
        <w:t xml:space="preserve">. </w:t>
      </w:r>
      <w:r w:rsidR="00847E9F">
        <w:rPr>
          <w:b/>
          <w:sz w:val="20"/>
        </w:rPr>
        <w:t>Final Sphinx Webapp</w:t>
      </w:r>
      <w:r>
        <w:rPr>
          <w:b/>
          <w:sz w:val="20"/>
        </w:rPr>
        <w:t xml:space="preserve"> Results</w:t>
      </w:r>
    </w:p>
    <w:p w14:paraId="213E15C9" w14:textId="77777777" w:rsidR="00CD3414" w:rsidRPr="003A29E1" w:rsidRDefault="00CD3414" w:rsidP="008F7499">
      <w:pPr>
        <w:keepNext/>
        <w:rPr>
          <w:sz w:val="20"/>
        </w:rPr>
      </w:pPr>
    </w:p>
    <w:p w14:paraId="65D688A0" w14:textId="21EAF127" w:rsidR="00CD3414" w:rsidRPr="006966A5" w:rsidRDefault="00CD3414" w:rsidP="008F7499">
      <w:pPr>
        <w:pStyle w:val="BodyTextIndent2"/>
        <w:ind w:firstLine="0"/>
        <w:jc w:val="left"/>
      </w:pPr>
      <w:r w:rsidRPr="003A29E1">
        <w:t xml:space="preserve">The custom Hindi acoustic model and language model that was generated by using HTK and the recorded audio samples was able to generate an accurate model for Hindi. </w:t>
      </w:r>
      <w:r w:rsidR="00060429">
        <w:t>In order to test the accuracy and results of the acoustic, language, and pronunciation modeling, I tested the application against native and non-native speakers. Each speaker was asked to use the application to pronounce the numbers one through ten in Hindi, whilst the application logged their scores</w:t>
      </w:r>
      <w:r w:rsidR="006742E7">
        <w:t xml:space="preserve"> for each word</w:t>
      </w:r>
      <w:r w:rsidR="00060429">
        <w:t xml:space="preserve">. </w:t>
      </w:r>
      <w:r w:rsidR="001D0938">
        <w:t>As shown in table IV</w:t>
      </w:r>
      <w:r w:rsidRPr="003A29E1">
        <w:t xml:space="preserve">, the native speaker had much higher pronunciations of each of the words than the non-Hindi speaker. </w:t>
      </w:r>
      <w:r w:rsidR="00217908">
        <w:t>These results indicated similar conclusions as from the</w:t>
      </w:r>
      <w:r w:rsidR="002701A2">
        <w:t xml:space="preserve"> initial</w:t>
      </w:r>
      <w:r w:rsidR="00217908">
        <w:t xml:space="preserve"> HTK impl</w:t>
      </w:r>
      <w:r w:rsidR="00BB6E33">
        <w:t>ementation of this application</w:t>
      </w:r>
      <w:r w:rsidR="00217908">
        <w:t>. However, due to the trivial method of recording and filtering audio samples for recognition, the</w:t>
      </w:r>
      <w:r w:rsidR="00D513AB">
        <w:t xml:space="preserve"> scores for both speaker types were much closer than expected.   </w:t>
      </w:r>
    </w:p>
    <w:p w14:paraId="72443C56" w14:textId="77777777" w:rsidR="00CD3414" w:rsidRPr="006966A5" w:rsidRDefault="00CD3414" w:rsidP="008F7499">
      <w:pPr>
        <w:pStyle w:val="BodyTextIndent2"/>
        <w:ind w:firstLine="0"/>
        <w:jc w:val="left"/>
      </w:pPr>
    </w:p>
    <w:p w14:paraId="3ECBA3C2" w14:textId="24A175C5" w:rsidR="00CD3414" w:rsidRPr="006966A5" w:rsidRDefault="00CD3414" w:rsidP="008F7499">
      <w:pPr>
        <w:pStyle w:val="BodyTextIndent2"/>
        <w:ind w:firstLine="0"/>
        <w:jc w:val="left"/>
        <w:rPr>
          <w:sz w:val="18"/>
          <w:szCs w:val="18"/>
        </w:rPr>
      </w:pPr>
      <w:r w:rsidRPr="006966A5">
        <w:rPr>
          <w:sz w:val="18"/>
          <w:szCs w:val="18"/>
        </w:rPr>
        <w:t>TABLE I</w:t>
      </w:r>
      <w:r w:rsidR="0076295C">
        <w:rPr>
          <w:sz w:val="18"/>
          <w:szCs w:val="18"/>
        </w:rPr>
        <w:t>V</w:t>
      </w:r>
      <w:r w:rsidRPr="006966A5">
        <w:rPr>
          <w:sz w:val="18"/>
          <w:szCs w:val="18"/>
        </w:rPr>
        <w:t xml:space="preserve">. </w:t>
      </w:r>
      <w:proofErr w:type="gramStart"/>
      <w:r w:rsidRPr="006966A5">
        <w:rPr>
          <w:sz w:val="18"/>
          <w:szCs w:val="18"/>
        </w:rPr>
        <w:t>NATIVE SPEAKER VS.</w:t>
      </w:r>
      <w:proofErr w:type="gramEnd"/>
      <w:r w:rsidRPr="006966A5">
        <w:rPr>
          <w:sz w:val="18"/>
          <w:szCs w:val="18"/>
        </w:rPr>
        <w:t xml:space="preserve"> NON-NATIVE SPEAKER PRONUNCIATION ACCURACY</w:t>
      </w:r>
    </w:p>
    <w:p w14:paraId="25560E56" w14:textId="77777777" w:rsidR="00CD3414" w:rsidRPr="006966A5" w:rsidRDefault="00CD3414" w:rsidP="008F7499">
      <w:pPr>
        <w:pStyle w:val="BodyTextIndent2"/>
        <w:ind w:firstLine="0"/>
        <w:jc w:val="left"/>
        <w:rPr>
          <w:b/>
          <w:sz w:val="18"/>
          <w:szCs w:val="18"/>
        </w:rPr>
      </w:pPr>
    </w:p>
    <w:p w14:paraId="7170D04E" w14:textId="697A6DB2" w:rsidR="00CD3414" w:rsidRPr="00885672" w:rsidRDefault="0076295C" w:rsidP="008F7499">
      <w:r>
        <w:rPr>
          <w:noProof/>
        </w:rPr>
        <w:drawing>
          <wp:inline distT="0" distB="0" distL="0" distR="0" wp14:anchorId="729CE785" wp14:editId="4202E7C5">
            <wp:extent cx="3051335" cy="1758315"/>
            <wp:effectExtent l="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l="1233" r="1"/>
                    <a:stretch/>
                  </pic:blipFill>
                  <pic:spPr bwMode="auto">
                    <a:xfrm>
                      <a:off x="0" y="0"/>
                      <a:ext cx="3051335" cy="1758315"/>
                    </a:xfrm>
                    <a:prstGeom prst="rect">
                      <a:avLst/>
                    </a:prstGeom>
                    <a:noFill/>
                    <a:ln>
                      <a:noFill/>
                    </a:ln>
                    <a:extLst>
                      <a:ext uri="{53640926-AAD7-44d8-BBD7-CCE9431645EC}">
                        <a14:shadowObscured xmlns:a14="http://schemas.microsoft.com/office/drawing/2010/main"/>
                      </a:ext>
                    </a:extLst>
                  </pic:spPr>
                </pic:pic>
              </a:graphicData>
            </a:graphic>
          </wp:inline>
        </w:drawing>
      </w:r>
    </w:p>
    <w:p w14:paraId="257D17DC" w14:textId="77777777" w:rsidR="00BD4016" w:rsidRDefault="00BD4016" w:rsidP="008F7499">
      <w:pPr>
        <w:rPr>
          <w:i/>
          <w:sz w:val="20"/>
        </w:rPr>
      </w:pPr>
    </w:p>
    <w:p w14:paraId="52C5C145" w14:textId="77777777" w:rsidR="001D0938" w:rsidRPr="000477B6" w:rsidRDefault="001D0938" w:rsidP="008F7499">
      <w:pPr>
        <w:rPr>
          <w:sz w:val="20"/>
        </w:rPr>
      </w:pPr>
    </w:p>
    <w:p w14:paraId="69733BCD" w14:textId="2B1D2B2F" w:rsidR="00C517B3" w:rsidRPr="006966A5" w:rsidRDefault="00C517B3" w:rsidP="008F7499">
      <w:pPr>
        <w:keepNext/>
        <w:rPr>
          <w:b/>
          <w:caps/>
          <w:sz w:val="20"/>
        </w:rPr>
      </w:pPr>
      <w:r w:rsidRPr="000477B6">
        <w:rPr>
          <w:b/>
          <w:caps/>
          <w:sz w:val="20"/>
        </w:rPr>
        <w:t xml:space="preserve">5. </w:t>
      </w:r>
      <w:r w:rsidR="00107B4C" w:rsidRPr="006966A5">
        <w:rPr>
          <w:b/>
          <w:caps/>
          <w:sz w:val="20"/>
        </w:rPr>
        <w:t>conclusion</w:t>
      </w:r>
    </w:p>
    <w:p w14:paraId="04CA18B1" w14:textId="77777777" w:rsidR="00C517B3" w:rsidRPr="006966A5" w:rsidRDefault="00C517B3" w:rsidP="00D03A96">
      <w:pPr>
        <w:keepNext/>
        <w:rPr>
          <w:sz w:val="20"/>
        </w:rPr>
      </w:pPr>
    </w:p>
    <w:p w14:paraId="14678FD5" w14:textId="6D8C6602" w:rsidR="00421894" w:rsidRPr="006966A5" w:rsidRDefault="00421894" w:rsidP="00D03A96">
      <w:pPr>
        <w:keepNext/>
        <w:rPr>
          <w:i/>
          <w:sz w:val="20"/>
        </w:rPr>
      </w:pPr>
      <w:r w:rsidRPr="006966A5">
        <w:rPr>
          <w:i/>
          <w:sz w:val="20"/>
        </w:rPr>
        <w:t>5.0.1</w:t>
      </w:r>
      <w:r w:rsidR="00201BFD" w:rsidRPr="006966A5">
        <w:rPr>
          <w:i/>
          <w:sz w:val="20"/>
        </w:rPr>
        <w:t>.</w:t>
      </w:r>
      <w:r w:rsidRPr="006966A5">
        <w:rPr>
          <w:i/>
          <w:sz w:val="20"/>
        </w:rPr>
        <w:t xml:space="preserve"> Initial Conclusions</w:t>
      </w:r>
    </w:p>
    <w:p w14:paraId="6405A0B0" w14:textId="77777777" w:rsidR="00421894" w:rsidRPr="006966A5" w:rsidRDefault="00421894" w:rsidP="00D03A96">
      <w:pPr>
        <w:keepNext/>
        <w:rPr>
          <w:sz w:val="20"/>
        </w:rPr>
      </w:pPr>
    </w:p>
    <w:p w14:paraId="01181FDD" w14:textId="5BB0CA8B" w:rsidR="00BD4670" w:rsidRPr="006966A5" w:rsidRDefault="0030542D" w:rsidP="00D03A96">
      <w:pPr>
        <w:pStyle w:val="BodyTextIndent2"/>
        <w:ind w:firstLine="0"/>
        <w:jc w:val="left"/>
      </w:pPr>
      <w:r w:rsidRPr="006966A5">
        <w:t>D</w:t>
      </w:r>
      <w:r w:rsidR="0081603A" w:rsidRPr="006966A5">
        <w:t>ue to</w:t>
      </w:r>
      <w:r w:rsidR="00B9334B" w:rsidRPr="006966A5">
        <w:t xml:space="preserve"> compatibility issues relating to porting the </w:t>
      </w:r>
      <w:r w:rsidR="00D1061A" w:rsidRPr="006966A5">
        <w:t>custo</w:t>
      </w:r>
      <w:r w:rsidR="00266A22" w:rsidRPr="006966A5">
        <w:t xml:space="preserve">m </w:t>
      </w:r>
      <w:r w:rsidR="00B9334B" w:rsidRPr="006966A5">
        <w:t xml:space="preserve">acoustic model </w:t>
      </w:r>
      <w:r w:rsidR="00CE58D2" w:rsidRPr="006966A5">
        <w:t xml:space="preserve">with the </w:t>
      </w:r>
      <w:r w:rsidR="00B9334B" w:rsidRPr="006966A5">
        <w:t xml:space="preserve">speech </w:t>
      </w:r>
      <w:r w:rsidR="00B90C1C" w:rsidRPr="006966A5">
        <w:t>recognition</w:t>
      </w:r>
      <w:r w:rsidR="00B9334B" w:rsidRPr="006966A5">
        <w:t xml:space="preserve"> frameworks </w:t>
      </w:r>
      <w:r w:rsidR="00CE58D2" w:rsidRPr="006966A5">
        <w:t xml:space="preserve">available </w:t>
      </w:r>
      <w:r w:rsidR="00B9334B" w:rsidRPr="006966A5">
        <w:t>with the iOS SDK</w:t>
      </w:r>
      <w:r w:rsidR="00336D5F" w:rsidRPr="006966A5">
        <w:t xml:space="preserve">, it was not possible to create a working prototype within the given time frame.  </w:t>
      </w:r>
    </w:p>
    <w:p w14:paraId="60F8E69D" w14:textId="77777777" w:rsidR="007C7770" w:rsidRPr="006966A5" w:rsidRDefault="007C7770" w:rsidP="00D03A96">
      <w:pPr>
        <w:pStyle w:val="BodyTextIndent2"/>
        <w:ind w:firstLine="0"/>
        <w:jc w:val="left"/>
      </w:pPr>
    </w:p>
    <w:p w14:paraId="5EBDA72C" w14:textId="3E3247E6" w:rsidR="00421894" w:rsidRPr="006966A5" w:rsidRDefault="00421894" w:rsidP="00D03A96">
      <w:pPr>
        <w:pStyle w:val="BodyTextIndent2"/>
        <w:ind w:firstLine="0"/>
        <w:jc w:val="left"/>
        <w:rPr>
          <w:i/>
        </w:rPr>
      </w:pPr>
      <w:r w:rsidRPr="006966A5">
        <w:rPr>
          <w:i/>
        </w:rPr>
        <w:t>5.0.2</w:t>
      </w:r>
      <w:r w:rsidR="00201BFD" w:rsidRPr="006966A5">
        <w:rPr>
          <w:i/>
        </w:rPr>
        <w:t>.</w:t>
      </w:r>
      <w:r w:rsidRPr="006966A5">
        <w:rPr>
          <w:i/>
        </w:rPr>
        <w:t xml:space="preserve"> Final Conclusions</w:t>
      </w:r>
    </w:p>
    <w:p w14:paraId="0630BD27" w14:textId="77777777" w:rsidR="0069542A" w:rsidRPr="006966A5" w:rsidRDefault="0069542A" w:rsidP="00D03A96">
      <w:pPr>
        <w:pStyle w:val="BodyTextIndent2"/>
        <w:ind w:firstLine="0"/>
        <w:jc w:val="left"/>
      </w:pPr>
      <w:bookmarkStart w:id="20" w:name="_GoBack"/>
      <w:bookmarkEnd w:id="20"/>
    </w:p>
    <w:p w14:paraId="3BB99FE7" w14:textId="1BDD7623" w:rsidR="006253B0" w:rsidRPr="006966A5" w:rsidRDefault="006253B0" w:rsidP="00D03A96">
      <w:pPr>
        <w:pStyle w:val="BodyTextIndent2"/>
        <w:ind w:firstLine="0"/>
        <w:jc w:val="left"/>
      </w:pPr>
      <w:r w:rsidRPr="006966A5">
        <w:t xml:space="preserve">An initial prototype of the web application was posted </w:t>
      </w:r>
      <w:r w:rsidR="00EF3BCF" w:rsidRPr="006966A5">
        <w:t>a</w:t>
      </w:r>
      <w:r w:rsidRPr="006966A5">
        <w:t xml:space="preserve">t </w:t>
      </w:r>
      <w:hyperlink r:id="rId33" w:history="1">
        <w:r w:rsidRPr="006966A5">
          <w:rPr>
            <w:rStyle w:val="Hyperlink"/>
          </w:rPr>
          <w:t>http://aammango.pramod.ninja</w:t>
        </w:r>
      </w:hyperlink>
      <w:r w:rsidRPr="006966A5">
        <w:t xml:space="preserve">. </w:t>
      </w:r>
      <w:r w:rsidR="00D02B55" w:rsidRPr="006966A5">
        <w:t xml:space="preserve">The application </w:t>
      </w:r>
      <w:r w:rsidR="002B5AF4" w:rsidRPr="006966A5">
        <w:t xml:space="preserve">requires the use of a Chrome or Firefox browser. </w:t>
      </w:r>
      <w:r w:rsidR="00014BBA">
        <w:t xml:space="preserve">In order to minimize background noise, the use of a microphone </w:t>
      </w:r>
      <w:r w:rsidR="00D55E9F">
        <w:t xml:space="preserve">and headphones </w:t>
      </w:r>
      <w:r w:rsidR="00014BBA">
        <w:t xml:space="preserve">is highly recommended. </w:t>
      </w:r>
      <w:r w:rsidR="004C0AA3">
        <w:t xml:space="preserve">Using pocketSphinx.js, it was possible to implement a working prototype as the initial recognizer script </w:t>
      </w:r>
      <w:r w:rsidR="00550B78">
        <w:t xml:space="preserve">and the </w:t>
      </w:r>
      <w:r w:rsidR="00C52D71">
        <w:t>pocketSphinx</w:t>
      </w:r>
      <w:r w:rsidR="00550B78">
        <w:t xml:space="preserve"> library is</w:t>
      </w:r>
      <w:r w:rsidR="004C0AA3">
        <w:t xml:space="preserve"> written in C</w:t>
      </w:r>
      <w:r w:rsidR="00550B78">
        <w:t xml:space="preserve">. </w:t>
      </w:r>
    </w:p>
    <w:p w14:paraId="4D1FBCA9" w14:textId="77777777" w:rsidR="001C0498" w:rsidRPr="006966A5" w:rsidRDefault="001C0498" w:rsidP="00D03A96">
      <w:pPr>
        <w:rPr>
          <w:sz w:val="20"/>
        </w:rPr>
      </w:pPr>
    </w:p>
    <w:p w14:paraId="5A76BF3E" w14:textId="285711C3" w:rsidR="00566063" w:rsidRPr="006966A5" w:rsidRDefault="00BA126B" w:rsidP="00D03A96">
      <w:pPr>
        <w:rPr>
          <w:b/>
          <w:sz w:val="20"/>
        </w:rPr>
      </w:pPr>
      <w:r w:rsidRPr="006966A5">
        <w:rPr>
          <w:b/>
          <w:sz w:val="20"/>
        </w:rPr>
        <w:t>5.</w:t>
      </w:r>
      <w:r w:rsidR="00055C4C" w:rsidRPr="006966A5">
        <w:rPr>
          <w:b/>
          <w:sz w:val="20"/>
        </w:rPr>
        <w:t>1</w:t>
      </w:r>
      <w:r w:rsidR="001C0498" w:rsidRPr="006966A5">
        <w:rPr>
          <w:b/>
          <w:sz w:val="20"/>
        </w:rPr>
        <w:t>. Obstacles</w:t>
      </w:r>
    </w:p>
    <w:p w14:paraId="72F85F8C" w14:textId="77777777" w:rsidR="001F2DF9" w:rsidRPr="006966A5" w:rsidRDefault="001F2DF9" w:rsidP="00D03A96">
      <w:pPr>
        <w:rPr>
          <w:sz w:val="20"/>
        </w:rPr>
      </w:pPr>
    </w:p>
    <w:p w14:paraId="26C39EB3" w14:textId="29FD0F0F" w:rsidR="006B65DB" w:rsidRPr="006966A5" w:rsidRDefault="006B65DB" w:rsidP="00D03A96">
      <w:pPr>
        <w:pStyle w:val="BodyTextIndent3"/>
        <w:ind w:firstLine="0"/>
        <w:jc w:val="left"/>
        <w:rPr>
          <w:i/>
        </w:rPr>
      </w:pPr>
      <w:r w:rsidRPr="006966A5">
        <w:rPr>
          <w:i/>
        </w:rPr>
        <w:t>5.1.1</w:t>
      </w:r>
      <w:r w:rsidR="00201BFD" w:rsidRPr="006966A5">
        <w:rPr>
          <w:i/>
        </w:rPr>
        <w:t>.</w:t>
      </w:r>
      <w:r w:rsidR="009D71E9" w:rsidRPr="006966A5">
        <w:rPr>
          <w:i/>
        </w:rPr>
        <w:t xml:space="preserve"> Initial Obstacles</w:t>
      </w:r>
    </w:p>
    <w:p w14:paraId="710EEA0A" w14:textId="77777777" w:rsidR="006B65DB" w:rsidRPr="006966A5" w:rsidRDefault="006B65DB" w:rsidP="00D03A96">
      <w:pPr>
        <w:pStyle w:val="BodyTextIndent3"/>
        <w:ind w:firstLine="0"/>
        <w:jc w:val="left"/>
      </w:pPr>
    </w:p>
    <w:p w14:paraId="3D7679DE" w14:textId="6480B2CA" w:rsidR="001F2DF9" w:rsidRPr="006966A5" w:rsidRDefault="00874507" w:rsidP="00D03A96">
      <w:pPr>
        <w:pStyle w:val="BodyTextIndent3"/>
        <w:ind w:firstLine="0"/>
        <w:jc w:val="left"/>
      </w:pPr>
      <w:r w:rsidRPr="006966A5">
        <w:t xml:space="preserve">The provided Hindi ASR model is supposed to be a highly accurate acoustic model with accuracy relating to various North Indian native speakers. However, due to the lack of </w:t>
      </w:r>
      <w:r w:rsidR="007A77FE" w:rsidRPr="006966A5">
        <w:t xml:space="preserve">compatibility with the OpenEars, the model was not used in the initial application. </w:t>
      </w:r>
      <w:r w:rsidR="00C82E10" w:rsidRPr="006966A5">
        <w:t xml:space="preserve">In addition, there is very little documentation provided with the model and almost no support provided, therefore it becomes extremely difficult to debug and solve issues relating to the model. </w:t>
      </w:r>
      <w:r w:rsidR="00ED354C" w:rsidRPr="006966A5">
        <w:t xml:space="preserve">Future work looks to contact the authors of the model to potentially make the model compatible with OpenEars or another similar iOS speech recognition platform. </w:t>
      </w:r>
    </w:p>
    <w:p w14:paraId="1532304E" w14:textId="77777777" w:rsidR="006B65DB" w:rsidRPr="006966A5" w:rsidRDefault="006B65DB" w:rsidP="00D03A96">
      <w:pPr>
        <w:pStyle w:val="BodyTextIndent3"/>
        <w:ind w:firstLine="0"/>
        <w:jc w:val="left"/>
      </w:pPr>
    </w:p>
    <w:p w14:paraId="16D1F78F" w14:textId="77777777" w:rsidR="00CC3245" w:rsidRPr="006966A5" w:rsidRDefault="006B65DB" w:rsidP="00CC3245">
      <w:pPr>
        <w:pStyle w:val="BodyTextIndent3"/>
        <w:ind w:firstLine="0"/>
        <w:jc w:val="left"/>
        <w:rPr>
          <w:ins w:id="21" w:author="Sumedha Pramod" w:date="2014-12-18T01:19:00Z"/>
          <w:i/>
        </w:rPr>
      </w:pPr>
      <w:r w:rsidRPr="006966A5">
        <w:rPr>
          <w:i/>
        </w:rPr>
        <w:t>5.1.2</w:t>
      </w:r>
      <w:r w:rsidR="00201BFD" w:rsidRPr="006966A5">
        <w:rPr>
          <w:i/>
        </w:rPr>
        <w:t>.</w:t>
      </w:r>
      <w:r w:rsidR="00846FF7" w:rsidRPr="006966A5">
        <w:rPr>
          <w:i/>
        </w:rPr>
        <w:t xml:space="preserve"> </w:t>
      </w:r>
      <w:r w:rsidR="00061A98" w:rsidRPr="006966A5">
        <w:rPr>
          <w:i/>
        </w:rPr>
        <w:t>Final Obstacles</w:t>
      </w:r>
    </w:p>
    <w:p w14:paraId="1012EF89" w14:textId="77777777" w:rsidR="00CC3245" w:rsidRPr="006966A5" w:rsidRDefault="00CC3245" w:rsidP="00CC3245">
      <w:pPr>
        <w:pStyle w:val="BodyTextIndent3"/>
        <w:ind w:firstLine="0"/>
        <w:jc w:val="left"/>
        <w:rPr>
          <w:ins w:id="22" w:author="Sumedha Pramod" w:date="2014-12-18T01:19:00Z"/>
        </w:rPr>
      </w:pPr>
    </w:p>
    <w:p w14:paraId="146C47C5" w14:textId="77777777" w:rsidR="00BF35A4" w:rsidRDefault="00BF35A4" w:rsidP="00CC3245">
      <w:pPr>
        <w:pStyle w:val="BodyTextIndent3"/>
        <w:ind w:firstLine="0"/>
        <w:jc w:val="left"/>
        <w:rPr>
          <w:ins w:id="23" w:author="Sumedha Pramod" w:date="2014-12-18T01:20:00Z"/>
        </w:rPr>
      </w:pPr>
      <w:ins w:id="24" w:author="Sumedha Pramod" w:date="2014-12-18T01:19:00Z">
        <w:r>
          <w:t xml:space="preserve">As the number of speakers used to create the acoustic model was limited, the model is still in a rudimentary state. The collection of more data would allow for a more accurate model. </w:t>
        </w:r>
      </w:ins>
    </w:p>
    <w:p w14:paraId="62A9F698" w14:textId="6386B059" w:rsidR="004F2E91" w:rsidRDefault="004F2E91" w:rsidP="00DA187A">
      <w:pPr>
        <w:pStyle w:val="BodyTextIndent3"/>
        <w:jc w:val="left"/>
      </w:pPr>
      <w:ins w:id="25" w:author="Sumedha Pramod" w:date="2014-12-18T01:20:00Z">
        <w:r>
          <w:t xml:space="preserve">The OpenEars framework failed to provide the proper resources to conduct a goodness of pronunciation calculation. </w:t>
        </w:r>
      </w:ins>
      <w:ins w:id="26" w:author="Sumedha Pramod" w:date="2014-12-18T01:21:00Z">
        <w:r>
          <w:t xml:space="preserve">As the framework is not open source, it was not possible to modify </w:t>
        </w:r>
      </w:ins>
      <w:r>
        <w:t xml:space="preserve">the code to fit my use case. </w:t>
      </w:r>
    </w:p>
    <w:p w14:paraId="2E940B61" w14:textId="47A90F6D" w:rsidR="00CD3414" w:rsidRPr="006966A5" w:rsidRDefault="00BF35A4" w:rsidP="00DA187A">
      <w:pPr>
        <w:pStyle w:val="BodyTextIndent3"/>
        <w:jc w:val="left"/>
        <w:rPr>
          <w:i/>
        </w:rPr>
      </w:pPr>
      <w:r>
        <w:t>In addition, the current audio recorder being used for the web application</w:t>
      </w:r>
      <w:r w:rsidR="00835883">
        <w:t xml:space="preserve"> picks up a lot of background noise. This caused many of the recognition results to be affected. </w:t>
      </w:r>
    </w:p>
    <w:p w14:paraId="788AA4A9" w14:textId="6A70A991" w:rsidR="007847CD" w:rsidRPr="006966A5" w:rsidRDefault="007847CD" w:rsidP="00D03A96">
      <w:pPr>
        <w:rPr>
          <w:sz w:val="20"/>
        </w:rPr>
      </w:pPr>
    </w:p>
    <w:p w14:paraId="6544C74D" w14:textId="77777777" w:rsidR="00950E94" w:rsidRPr="006966A5" w:rsidRDefault="00950E94" w:rsidP="00D03A96">
      <w:pPr>
        <w:rPr>
          <w:sz w:val="20"/>
        </w:rPr>
      </w:pPr>
    </w:p>
    <w:p w14:paraId="722A16A3" w14:textId="5F43AA72" w:rsidR="002A7400" w:rsidRPr="006966A5" w:rsidRDefault="00BA126B" w:rsidP="00D03A96">
      <w:pPr>
        <w:rPr>
          <w:sz w:val="20"/>
        </w:rPr>
      </w:pPr>
      <w:r w:rsidRPr="006966A5">
        <w:rPr>
          <w:b/>
          <w:sz w:val="20"/>
        </w:rPr>
        <w:t>5.</w:t>
      </w:r>
      <w:r w:rsidR="00055C4C" w:rsidRPr="006966A5">
        <w:rPr>
          <w:b/>
          <w:sz w:val="20"/>
        </w:rPr>
        <w:t>2</w:t>
      </w:r>
      <w:r w:rsidR="007847CD" w:rsidRPr="006966A5">
        <w:rPr>
          <w:b/>
          <w:sz w:val="20"/>
        </w:rPr>
        <w:t xml:space="preserve">. </w:t>
      </w:r>
      <w:r w:rsidR="007955B3" w:rsidRPr="006966A5">
        <w:rPr>
          <w:b/>
          <w:sz w:val="20"/>
        </w:rPr>
        <w:t>Future Work</w:t>
      </w:r>
      <w:r w:rsidR="009C6ED3" w:rsidRPr="006966A5">
        <w:rPr>
          <w:sz w:val="20"/>
        </w:rPr>
        <w:t xml:space="preserve"> </w:t>
      </w:r>
    </w:p>
    <w:p w14:paraId="53B36FE9" w14:textId="77777777" w:rsidR="002A7400" w:rsidRPr="006966A5" w:rsidRDefault="002A7400" w:rsidP="00D03A96">
      <w:pPr>
        <w:rPr>
          <w:sz w:val="20"/>
        </w:rPr>
      </w:pPr>
    </w:p>
    <w:p w14:paraId="53921C7B" w14:textId="0704EBEC" w:rsidR="009C6ED3" w:rsidRPr="006966A5" w:rsidRDefault="00364A3A" w:rsidP="00DA187A">
      <w:pPr>
        <w:pStyle w:val="BodyTextIndent3"/>
        <w:ind w:firstLine="0"/>
        <w:jc w:val="left"/>
      </w:pPr>
      <w:r w:rsidRPr="006966A5">
        <w:t xml:space="preserve">In the future, a more robust acoustic model will be generated using a larger variety of data, including additional speakers, both native and non-native. </w:t>
      </w:r>
      <w:r w:rsidR="008729EC">
        <w:t xml:space="preserve">Another web audio recording library is available which </w:t>
      </w:r>
      <w:r w:rsidR="008729EC" w:rsidRPr="006966A5" w:rsidDel="008729EC">
        <w:t>would</w:t>
      </w:r>
      <w:r w:rsidR="008729EC">
        <w:t xml:space="preserve"> allow for more accurate recordings and hopefully more accurate pronunciation scoring as well. This library, </w:t>
      </w:r>
      <w:commentRangeStart w:id="27"/>
      <w:r w:rsidR="008729EC">
        <w:t>hark.js</w:t>
      </w:r>
      <w:commentRangeEnd w:id="27"/>
      <w:r w:rsidR="00726498">
        <w:rPr>
          <w:rStyle w:val="CommentReference"/>
        </w:rPr>
        <w:commentReference w:id="27"/>
      </w:r>
      <w:r w:rsidR="008729EC">
        <w:t xml:space="preserve">, also provides </w:t>
      </w:r>
      <w:r w:rsidR="003C4C17">
        <w:t>frame-by-frame</w:t>
      </w:r>
      <w:r w:rsidR="008729EC">
        <w:t xml:space="preserve"> data of the user’s speech, which could be used to provide the user with a visualization of their speech in comparison to what is expected. </w:t>
      </w:r>
    </w:p>
    <w:p w14:paraId="43AB41EA" w14:textId="77777777" w:rsidR="00AA08A5" w:rsidRPr="006966A5" w:rsidRDefault="00AA08A5" w:rsidP="00D03A96">
      <w:pPr>
        <w:ind w:firstLine="270"/>
        <w:rPr>
          <w:sz w:val="20"/>
        </w:rPr>
      </w:pPr>
    </w:p>
    <w:p w14:paraId="3A1C66FF" w14:textId="77777777" w:rsidR="00DA187A" w:rsidRPr="006966A5" w:rsidRDefault="00DA187A" w:rsidP="00D03A96">
      <w:pPr>
        <w:ind w:firstLine="270"/>
        <w:rPr>
          <w:sz w:val="20"/>
        </w:rPr>
      </w:pPr>
    </w:p>
    <w:p w14:paraId="0CEF53CA" w14:textId="621A2F5F" w:rsidR="00C517B3" w:rsidRPr="007D25AE" w:rsidRDefault="002A241C" w:rsidP="00D03A96">
      <w:pPr>
        <w:rPr>
          <w:b/>
          <w:caps/>
          <w:sz w:val="20"/>
        </w:rPr>
      </w:pPr>
      <w:r>
        <w:rPr>
          <w:b/>
          <w:caps/>
          <w:sz w:val="20"/>
        </w:rPr>
        <w:t>6</w:t>
      </w:r>
      <w:r w:rsidR="009132B9" w:rsidRPr="007D25AE">
        <w:rPr>
          <w:b/>
          <w:caps/>
          <w:sz w:val="20"/>
        </w:rPr>
        <w:t>. references</w:t>
      </w:r>
    </w:p>
    <w:p w14:paraId="763F683E" w14:textId="77777777" w:rsidR="00036CCC" w:rsidRPr="006966A5" w:rsidRDefault="00036CCC" w:rsidP="00D03A96">
      <w:pPr>
        <w:rPr>
          <w:sz w:val="18"/>
          <w:szCs w:val="18"/>
        </w:rPr>
      </w:pPr>
    </w:p>
    <w:p w14:paraId="798EFFD7" w14:textId="6777D72F" w:rsidR="00036CCC" w:rsidRPr="006966A5" w:rsidRDefault="00890C15" w:rsidP="00D03A96">
      <w:pPr>
        <w:rPr>
          <w:sz w:val="18"/>
          <w:szCs w:val="18"/>
        </w:rPr>
      </w:pPr>
      <w:r w:rsidRPr="006966A5">
        <w:rPr>
          <w:sz w:val="18"/>
          <w:szCs w:val="18"/>
        </w:rPr>
        <w:t>[1</w:t>
      </w:r>
      <w:r w:rsidR="00036CCC" w:rsidRPr="006966A5">
        <w:rPr>
          <w:sz w:val="18"/>
          <w:szCs w:val="18"/>
        </w:rPr>
        <w:t xml:space="preserve">] </w:t>
      </w:r>
      <w:proofErr w:type="spellStart"/>
      <w:r w:rsidR="00036CCC" w:rsidRPr="006966A5">
        <w:rPr>
          <w:sz w:val="18"/>
          <w:szCs w:val="18"/>
        </w:rPr>
        <w:t>Choudhary</w:t>
      </w:r>
      <w:proofErr w:type="spellEnd"/>
      <w:r w:rsidR="00036CCC" w:rsidRPr="006966A5">
        <w:rPr>
          <w:sz w:val="18"/>
          <w:szCs w:val="18"/>
        </w:rPr>
        <w:t xml:space="preserve">, </w:t>
      </w:r>
      <w:proofErr w:type="spellStart"/>
      <w:r w:rsidR="00036CCC" w:rsidRPr="006966A5">
        <w:rPr>
          <w:sz w:val="18"/>
          <w:szCs w:val="18"/>
        </w:rPr>
        <w:t>Annu</w:t>
      </w:r>
      <w:proofErr w:type="spellEnd"/>
      <w:r w:rsidR="00036CCC" w:rsidRPr="006966A5">
        <w:rPr>
          <w:sz w:val="18"/>
          <w:szCs w:val="18"/>
        </w:rPr>
        <w:t xml:space="preserve">, </w:t>
      </w:r>
      <w:proofErr w:type="spellStart"/>
      <w:r w:rsidR="00036CCC" w:rsidRPr="006966A5">
        <w:rPr>
          <w:sz w:val="18"/>
          <w:szCs w:val="18"/>
        </w:rPr>
        <w:t>Mr</w:t>
      </w:r>
      <w:proofErr w:type="spellEnd"/>
      <w:r w:rsidR="00036CCC" w:rsidRPr="006966A5">
        <w:rPr>
          <w:sz w:val="18"/>
          <w:szCs w:val="18"/>
        </w:rPr>
        <w:t xml:space="preserve"> RS </w:t>
      </w:r>
      <w:proofErr w:type="spellStart"/>
      <w:r w:rsidR="00036CCC" w:rsidRPr="006966A5">
        <w:rPr>
          <w:sz w:val="18"/>
          <w:szCs w:val="18"/>
        </w:rPr>
        <w:t>Chauhan</w:t>
      </w:r>
      <w:proofErr w:type="spellEnd"/>
      <w:r w:rsidR="00036CCC" w:rsidRPr="006966A5">
        <w:rPr>
          <w:sz w:val="18"/>
          <w:szCs w:val="18"/>
        </w:rPr>
        <w:t xml:space="preserve">, and </w:t>
      </w:r>
      <w:proofErr w:type="spellStart"/>
      <w:r w:rsidR="00036CCC" w:rsidRPr="006966A5">
        <w:rPr>
          <w:sz w:val="18"/>
          <w:szCs w:val="18"/>
        </w:rPr>
        <w:t>Mr</w:t>
      </w:r>
      <w:proofErr w:type="spellEnd"/>
      <w:r w:rsidR="00036CCC" w:rsidRPr="006966A5">
        <w:rPr>
          <w:sz w:val="18"/>
          <w:szCs w:val="18"/>
        </w:rPr>
        <w:t xml:space="preserve"> </w:t>
      </w:r>
      <w:proofErr w:type="spellStart"/>
      <w:r w:rsidR="00036CCC" w:rsidRPr="006966A5">
        <w:rPr>
          <w:sz w:val="18"/>
          <w:szCs w:val="18"/>
        </w:rPr>
        <w:t>Gautam</w:t>
      </w:r>
      <w:proofErr w:type="spellEnd"/>
      <w:r w:rsidR="00036CCC" w:rsidRPr="006966A5">
        <w:rPr>
          <w:sz w:val="18"/>
          <w:szCs w:val="18"/>
        </w:rPr>
        <w:t xml:space="preserve"> Gupta. "Automatic Speech Recognition System For Isolated &amp; Connected Words Of Hindi Language By Using Hidden Markov Model Toolkit (HTK)." </w:t>
      </w:r>
    </w:p>
    <w:p w14:paraId="4775AA1E" w14:textId="77777777" w:rsidR="00737B91" w:rsidRPr="006966A5" w:rsidRDefault="00737B91" w:rsidP="00D03A96">
      <w:pPr>
        <w:rPr>
          <w:b/>
          <w:caps/>
          <w:sz w:val="20"/>
        </w:rPr>
      </w:pPr>
    </w:p>
    <w:p w14:paraId="3DA1EB2B" w14:textId="05F06BC1" w:rsidR="002C5A26" w:rsidRPr="006966A5" w:rsidRDefault="00890C15" w:rsidP="00D03A96">
      <w:pPr>
        <w:rPr>
          <w:sz w:val="18"/>
          <w:szCs w:val="18"/>
        </w:rPr>
      </w:pPr>
      <w:r w:rsidRPr="006966A5">
        <w:rPr>
          <w:sz w:val="18"/>
          <w:szCs w:val="18"/>
        </w:rPr>
        <w:t>[2</w:t>
      </w:r>
      <w:r w:rsidR="00C517B3" w:rsidRPr="006966A5">
        <w:rPr>
          <w:sz w:val="18"/>
          <w:szCs w:val="18"/>
        </w:rPr>
        <w:t xml:space="preserve">] </w:t>
      </w:r>
      <w:r w:rsidR="00CE77E4" w:rsidRPr="006966A5">
        <w:rPr>
          <w:sz w:val="18"/>
          <w:szCs w:val="18"/>
        </w:rPr>
        <w:t>"Duolingo." </w:t>
      </w:r>
      <w:r w:rsidR="00CE77E4" w:rsidRPr="006966A5">
        <w:rPr>
          <w:i/>
          <w:iCs/>
          <w:sz w:val="18"/>
          <w:szCs w:val="18"/>
        </w:rPr>
        <w:t>Wikipedia</w:t>
      </w:r>
      <w:r w:rsidR="00CE77E4" w:rsidRPr="006966A5">
        <w:rPr>
          <w:sz w:val="18"/>
          <w:szCs w:val="18"/>
        </w:rPr>
        <w:t>. Wikimedia Foundation, 22 Apr. 2014. Web. 22 Apr. 2014.</w:t>
      </w:r>
      <w:r w:rsidR="00036CCC" w:rsidRPr="006966A5">
        <w:rPr>
          <w:sz w:val="18"/>
          <w:szCs w:val="18"/>
        </w:rPr>
        <w:t xml:space="preserve"> </w:t>
      </w:r>
    </w:p>
    <w:p w14:paraId="07C7A1EC" w14:textId="77777777" w:rsidR="002C5A26" w:rsidRPr="006966A5" w:rsidRDefault="002C5A26" w:rsidP="00D03A96">
      <w:pPr>
        <w:rPr>
          <w:sz w:val="18"/>
          <w:szCs w:val="18"/>
        </w:rPr>
      </w:pPr>
    </w:p>
    <w:p w14:paraId="3B2159FD" w14:textId="43B5AA66" w:rsidR="002C5A26" w:rsidRPr="006966A5" w:rsidRDefault="00890C15" w:rsidP="00D03A96">
      <w:pPr>
        <w:rPr>
          <w:sz w:val="18"/>
          <w:szCs w:val="18"/>
        </w:rPr>
      </w:pPr>
      <w:proofErr w:type="gramStart"/>
      <w:r w:rsidRPr="006966A5">
        <w:rPr>
          <w:sz w:val="18"/>
          <w:szCs w:val="18"/>
        </w:rPr>
        <w:t>[3</w:t>
      </w:r>
      <w:r w:rsidR="002C5A26" w:rsidRPr="006966A5">
        <w:rPr>
          <w:sz w:val="18"/>
          <w:szCs w:val="18"/>
        </w:rPr>
        <w:t xml:space="preserve">] FUNG, </w:t>
      </w:r>
      <w:proofErr w:type="spellStart"/>
      <w:r w:rsidR="002C5A26" w:rsidRPr="006966A5">
        <w:rPr>
          <w:sz w:val="18"/>
          <w:szCs w:val="18"/>
        </w:rPr>
        <w:t>Anik</w:t>
      </w:r>
      <w:proofErr w:type="spellEnd"/>
      <w:r w:rsidR="002C5A26" w:rsidRPr="006966A5">
        <w:rPr>
          <w:sz w:val="18"/>
          <w:szCs w:val="18"/>
        </w:rPr>
        <w:t xml:space="preserve"> DEY1 Ying Li1 Pascale.</w:t>
      </w:r>
      <w:proofErr w:type="gramEnd"/>
      <w:r w:rsidR="002C5A26" w:rsidRPr="006966A5">
        <w:rPr>
          <w:sz w:val="18"/>
          <w:szCs w:val="18"/>
        </w:rPr>
        <w:t xml:space="preserve"> "Using English Acoustic Models for Hindi Automatic Speech Recognition." </w:t>
      </w:r>
      <w:proofErr w:type="gramStart"/>
      <w:r w:rsidR="002C5A26" w:rsidRPr="006966A5">
        <w:rPr>
          <w:i/>
          <w:iCs/>
          <w:sz w:val="18"/>
          <w:szCs w:val="18"/>
        </w:rPr>
        <w:t>24th International Conference on Computational Linguistics</w:t>
      </w:r>
      <w:r w:rsidR="002C5A26" w:rsidRPr="006966A5">
        <w:rPr>
          <w:sz w:val="18"/>
          <w:szCs w:val="18"/>
        </w:rPr>
        <w:t>.</w:t>
      </w:r>
      <w:proofErr w:type="gramEnd"/>
      <w:r w:rsidR="002C5A26" w:rsidRPr="006966A5">
        <w:rPr>
          <w:sz w:val="18"/>
          <w:szCs w:val="18"/>
        </w:rPr>
        <w:t xml:space="preserve"> 2012.</w:t>
      </w:r>
    </w:p>
    <w:p w14:paraId="7F600B98" w14:textId="77777777" w:rsidR="005C2361" w:rsidRPr="006966A5" w:rsidRDefault="005C2361" w:rsidP="00D03A96">
      <w:pPr>
        <w:rPr>
          <w:sz w:val="18"/>
          <w:szCs w:val="18"/>
        </w:rPr>
      </w:pPr>
    </w:p>
    <w:p w14:paraId="22A9B065" w14:textId="49EE231C" w:rsidR="005C2361" w:rsidRPr="006966A5" w:rsidRDefault="00890C15" w:rsidP="00D03A96">
      <w:pPr>
        <w:rPr>
          <w:sz w:val="18"/>
          <w:szCs w:val="18"/>
        </w:rPr>
      </w:pPr>
      <w:r w:rsidRPr="006966A5">
        <w:rPr>
          <w:sz w:val="18"/>
          <w:szCs w:val="18"/>
        </w:rPr>
        <w:t>[4</w:t>
      </w:r>
      <w:r w:rsidR="005C2361" w:rsidRPr="006966A5">
        <w:rPr>
          <w:sz w:val="18"/>
          <w:szCs w:val="18"/>
        </w:rPr>
        <w:t xml:space="preserve">] </w:t>
      </w:r>
      <w:proofErr w:type="spellStart"/>
      <w:r w:rsidR="005C2361" w:rsidRPr="006966A5">
        <w:rPr>
          <w:sz w:val="18"/>
          <w:szCs w:val="18"/>
        </w:rPr>
        <w:t>Irtza</w:t>
      </w:r>
      <w:proofErr w:type="spellEnd"/>
      <w:r w:rsidR="005C2361" w:rsidRPr="006966A5">
        <w:rPr>
          <w:sz w:val="18"/>
          <w:szCs w:val="18"/>
        </w:rPr>
        <w:t xml:space="preserve">, </w:t>
      </w:r>
      <w:proofErr w:type="spellStart"/>
      <w:r w:rsidR="005C2361" w:rsidRPr="006966A5">
        <w:rPr>
          <w:sz w:val="18"/>
          <w:szCs w:val="18"/>
        </w:rPr>
        <w:t>Saad</w:t>
      </w:r>
      <w:proofErr w:type="spellEnd"/>
      <w:r w:rsidR="005C2361" w:rsidRPr="006966A5">
        <w:rPr>
          <w:sz w:val="18"/>
          <w:szCs w:val="18"/>
        </w:rPr>
        <w:t xml:space="preserve">, and </w:t>
      </w:r>
      <w:proofErr w:type="spellStart"/>
      <w:r w:rsidR="005C2361" w:rsidRPr="006966A5">
        <w:rPr>
          <w:sz w:val="18"/>
          <w:szCs w:val="18"/>
        </w:rPr>
        <w:t>Sarmad</w:t>
      </w:r>
      <w:proofErr w:type="spellEnd"/>
      <w:r w:rsidR="005C2361" w:rsidRPr="006966A5">
        <w:rPr>
          <w:sz w:val="18"/>
          <w:szCs w:val="18"/>
        </w:rPr>
        <w:t xml:space="preserve"> </w:t>
      </w:r>
      <w:proofErr w:type="spellStart"/>
      <w:r w:rsidR="005C2361" w:rsidRPr="006966A5">
        <w:rPr>
          <w:sz w:val="18"/>
          <w:szCs w:val="18"/>
        </w:rPr>
        <w:t>Hussain</w:t>
      </w:r>
      <w:proofErr w:type="spellEnd"/>
      <w:r w:rsidR="005C2361" w:rsidRPr="006966A5">
        <w:rPr>
          <w:sz w:val="18"/>
          <w:szCs w:val="18"/>
        </w:rPr>
        <w:t>. "Minimally balanced corpus for speech recognition." </w:t>
      </w:r>
      <w:proofErr w:type="gramStart"/>
      <w:r w:rsidR="005C2361" w:rsidRPr="006966A5">
        <w:rPr>
          <w:i/>
          <w:iCs/>
          <w:sz w:val="18"/>
          <w:szCs w:val="18"/>
        </w:rPr>
        <w:t xml:space="preserve">Communications, Signal Processing, and </w:t>
      </w:r>
      <w:r w:rsidR="005C2361" w:rsidRPr="006966A5">
        <w:rPr>
          <w:i/>
          <w:iCs/>
          <w:sz w:val="18"/>
          <w:szCs w:val="18"/>
        </w:rPr>
        <w:lastRenderedPageBreak/>
        <w:t>their Applications (ICCSPA), 2013 1st International Conference on</w:t>
      </w:r>
      <w:r w:rsidR="005C2361" w:rsidRPr="006966A5">
        <w:rPr>
          <w:sz w:val="18"/>
          <w:szCs w:val="18"/>
        </w:rPr>
        <w:t>.</w:t>
      </w:r>
      <w:proofErr w:type="gramEnd"/>
      <w:r w:rsidR="005C2361" w:rsidRPr="006966A5">
        <w:rPr>
          <w:sz w:val="18"/>
          <w:szCs w:val="18"/>
        </w:rPr>
        <w:t xml:space="preserve"> </w:t>
      </w:r>
      <w:proofErr w:type="gramStart"/>
      <w:r w:rsidR="005C2361" w:rsidRPr="006966A5">
        <w:rPr>
          <w:sz w:val="18"/>
          <w:szCs w:val="18"/>
        </w:rPr>
        <w:t>IEEE, 2013.</w:t>
      </w:r>
      <w:proofErr w:type="gramEnd"/>
    </w:p>
    <w:p w14:paraId="54D1AA01" w14:textId="77777777" w:rsidR="00036CCC" w:rsidRPr="006966A5" w:rsidRDefault="00036CCC" w:rsidP="00D03A96">
      <w:pPr>
        <w:rPr>
          <w:sz w:val="18"/>
          <w:szCs w:val="18"/>
        </w:rPr>
      </w:pPr>
    </w:p>
    <w:p w14:paraId="0DFBD41B" w14:textId="6F198FCE" w:rsidR="0022696D" w:rsidRPr="006966A5" w:rsidRDefault="00890C15" w:rsidP="00D03A96">
      <w:pPr>
        <w:rPr>
          <w:color w:val="222222"/>
          <w:sz w:val="18"/>
          <w:szCs w:val="18"/>
          <w:shd w:val="clear" w:color="auto" w:fill="FFFFFF"/>
        </w:rPr>
      </w:pPr>
      <w:r w:rsidRPr="006966A5">
        <w:rPr>
          <w:sz w:val="18"/>
          <w:szCs w:val="18"/>
        </w:rPr>
        <w:t>[5</w:t>
      </w:r>
      <w:r w:rsidR="00036CCC" w:rsidRPr="006966A5">
        <w:rPr>
          <w:sz w:val="18"/>
          <w:szCs w:val="18"/>
        </w:rPr>
        <w:t xml:space="preserve">] Joshi, </w:t>
      </w:r>
      <w:proofErr w:type="spellStart"/>
      <w:r w:rsidR="00036CCC" w:rsidRPr="006966A5">
        <w:rPr>
          <w:sz w:val="18"/>
          <w:szCs w:val="18"/>
        </w:rPr>
        <w:t>Sachin</w:t>
      </w:r>
      <w:proofErr w:type="spellEnd"/>
      <w:r w:rsidR="00036CCC" w:rsidRPr="006966A5">
        <w:rPr>
          <w:sz w:val="18"/>
          <w:szCs w:val="18"/>
        </w:rPr>
        <w:t xml:space="preserve">, and </w:t>
      </w:r>
      <w:proofErr w:type="spellStart"/>
      <w:r w:rsidR="00036CCC" w:rsidRPr="006966A5">
        <w:rPr>
          <w:sz w:val="18"/>
          <w:szCs w:val="18"/>
        </w:rPr>
        <w:t>Venkatesh</w:t>
      </w:r>
      <w:proofErr w:type="spellEnd"/>
      <w:r w:rsidR="00036CCC" w:rsidRPr="006966A5">
        <w:rPr>
          <w:sz w:val="18"/>
          <w:szCs w:val="18"/>
        </w:rPr>
        <w:t xml:space="preserve"> Keri. "Hindi ASR." </w:t>
      </w:r>
      <w:r w:rsidR="00036CCC" w:rsidRPr="006966A5">
        <w:rPr>
          <w:i/>
          <w:iCs/>
          <w:sz w:val="18"/>
          <w:szCs w:val="18"/>
        </w:rPr>
        <w:t>SourceForge.net</w:t>
      </w:r>
      <w:r w:rsidR="00036CCC" w:rsidRPr="006966A5">
        <w:rPr>
          <w:sz w:val="18"/>
          <w:szCs w:val="18"/>
        </w:rPr>
        <w:t xml:space="preserve">. </w:t>
      </w:r>
      <w:proofErr w:type="spellStart"/>
      <w:r w:rsidR="00036CCC" w:rsidRPr="006966A5">
        <w:rPr>
          <w:sz w:val="18"/>
          <w:szCs w:val="18"/>
        </w:rPr>
        <w:t>N</w:t>
      </w:r>
      <w:proofErr w:type="gramStart"/>
      <w:r w:rsidR="00036CCC" w:rsidRPr="006966A5">
        <w:rPr>
          <w:sz w:val="18"/>
          <w:szCs w:val="18"/>
        </w:rPr>
        <w:t>.p</w:t>
      </w:r>
      <w:proofErr w:type="spellEnd"/>
      <w:r w:rsidR="00036CCC" w:rsidRPr="006966A5">
        <w:rPr>
          <w:sz w:val="18"/>
          <w:szCs w:val="18"/>
        </w:rPr>
        <w:t>.</w:t>
      </w:r>
      <w:proofErr w:type="gramEnd"/>
      <w:r w:rsidR="00036CCC" w:rsidRPr="006966A5">
        <w:rPr>
          <w:sz w:val="18"/>
          <w:szCs w:val="18"/>
        </w:rPr>
        <w:t xml:space="preserve">, </w:t>
      </w:r>
      <w:proofErr w:type="spellStart"/>
      <w:r w:rsidR="00036CCC" w:rsidRPr="006966A5">
        <w:rPr>
          <w:sz w:val="18"/>
          <w:szCs w:val="18"/>
        </w:rPr>
        <w:t>n.d.</w:t>
      </w:r>
      <w:proofErr w:type="spellEnd"/>
      <w:r w:rsidR="00036CCC" w:rsidRPr="006966A5">
        <w:rPr>
          <w:sz w:val="18"/>
          <w:szCs w:val="18"/>
        </w:rPr>
        <w:t xml:space="preserve"> Web. 22 Apr. 2014.</w:t>
      </w:r>
      <w:r w:rsidR="005124E5" w:rsidRPr="006966A5">
        <w:rPr>
          <w:sz w:val="18"/>
          <w:szCs w:val="18"/>
        </w:rPr>
        <w:t xml:space="preserve"> </w:t>
      </w:r>
    </w:p>
    <w:p w14:paraId="1104C6A9" w14:textId="77777777" w:rsidR="0022696D" w:rsidRPr="006966A5" w:rsidRDefault="0022696D" w:rsidP="000D14CD">
      <w:pPr>
        <w:rPr>
          <w:color w:val="222222"/>
          <w:sz w:val="18"/>
          <w:szCs w:val="18"/>
          <w:shd w:val="clear" w:color="auto" w:fill="FFFFFF"/>
        </w:rPr>
      </w:pPr>
    </w:p>
    <w:p w14:paraId="7F45F35E" w14:textId="45A8D361" w:rsidR="0022696D" w:rsidRPr="006966A5" w:rsidRDefault="00890C15" w:rsidP="00736F23">
      <w:pPr>
        <w:rPr>
          <w:color w:val="222222"/>
          <w:sz w:val="18"/>
          <w:szCs w:val="18"/>
          <w:shd w:val="clear" w:color="auto" w:fill="FFFFFF"/>
        </w:rPr>
      </w:pPr>
      <w:r w:rsidRPr="006966A5">
        <w:rPr>
          <w:color w:val="222222"/>
          <w:sz w:val="18"/>
          <w:szCs w:val="18"/>
          <w:shd w:val="clear" w:color="auto" w:fill="FFFFFF"/>
        </w:rPr>
        <w:t>[6</w:t>
      </w:r>
      <w:r w:rsidR="0022696D" w:rsidRPr="006966A5">
        <w:rPr>
          <w:color w:val="222222"/>
          <w:sz w:val="18"/>
          <w:szCs w:val="18"/>
          <w:shd w:val="clear" w:color="auto" w:fill="FFFFFF"/>
        </w:rPr>
        <w:t xml:space="preserve">] Kumar, </w:t>
      </w:r>
      <w:proofErr w:type="spellStart"/>
      <w:r w:rsidR="0022696D" w:rsidRPr="006966A5">
        <w:rPr>
          <w:color w:val="222222"/>
          <w:sz w:val="18"/>
          <w:szCs w:val="18"/>
          <w:shd w:val="clear" w:color="auto" w:fill="FFFFFF"/>
        </w:rPr>
        <w:t>Kuldeep</w:t>
      </w:r>
      <w:proofErr w:type="spellEnd"/>
      <w:r w:rsidR="0022696D" w:rsidRPr="006966A5">
        <w:rPr>
          <w:color w:val="222222"/>
          <w:sz w:val="18"/>
          <w:szCs w:val="18"/>
          <w:shd w:val="clear" w:color="auto" w:fill="FFFFFF"/>
        </w:rPr>
        <w:t xml:space="preserve">, and R. K. </w:t>
      </w:r>
      <w:proofErr w:type="spellStart"/>
      <w:r w:rsidR="0022696D" w:rsidRPr="006966A5">
        <w:rPr>
          <w:color w:val="222222"/>
          <w:sz w:val="18"/>
          <w:szCs w:val="18"/>
          <w:shd w:val="clear" w:color="auto" w:fill="FFFFFF"/>
        </w:rPr>
        <w:t>Aggarwal</w:t>
      </w:r>
      <w:proofErr w:type="spellEnd"/>
      <w:r w:rsidR="0022696D" w:rsidRPr="006966A5">
        <w:rPr>
          <w:color w:val="222222"/>
          <w:sz w:val="18"/>
          <w:szCs w:val="18"/>
          <w:shd w:val="clear" w:color="auto" w:fill="FFFFFF"/>
        </w:rPr>
        <w:t>. "Hindi speech recognition system using HTK." </w:t>
      </w:r>
      <w:r w:rsidR="0022696D" w:rsidRPr="006966A5">
        <w:rPr>
          <w:i/>
          <w:iCs/>
          <w:color w:val="222222"/>
          <w:sz w:val="18"/>
          <w:szCs w:val="18"/>
          <w:shd w:val="clear" w:color="auto" w:fill="FFFFFF"/>
        </w:rPr>
        <w:t>International Journal of Computing and Business Research</w:t>
      </w:r>
      <w:r w:rsidR="0022696D" w:rsidRPr="006966A5">
        <w:rPr>
          <w:color w:val="222222"/>
          <w:sz w:val="18"/>
          <w:szCs w:val="18"/>
          <w:shd w:val="clear" w:color="auto" w:fill="FFFFFF"/>
        </w:rPr>
        <w:t> 2.2 (2011): 2229-6166.</w:t>
      </w:r>
    </w:p>
    <w:p w14:paraId="610B4F51" w14:textId="77777777" w:rsidR="005124E5" w:rsidRPr="006966A5" w:rsidRDefault="005124E5" w:rsidP="00B60A2A">
      <w:pPr>
        <w:rPr>
          <w:sz w:val="18"/>
          <w:szCs w:val="18"/>
        </w:rPr>
      </w:pPr>
    </w:p>
    <w:p w14:paraId="56C73114" w14:textId="48540411" w:rsidR="009A22A9" w:rsidRPr="006966A5" w:rsidRDefault="00890C15" w:rsidP="000D14CD">
      <w:pPr>
        <w:rPr>
          <w:color w:val="222222"/>
          <w:sz w:val="18"/>
          <w:szCs w:val="18"/>
          <w:shd w:val="clear" w:color="auto" w:fill="FFFFFF"/>
        </w:rPr>
      </w:pPr>
      <w:r w:rsidRPr="006966A5">
        <w:rPr>
          <w:sz w:val="18"/>
          <w:szCs w:val="18"/>
        </w:rPr>
        <w:t>[7</w:t>
      </w:r>
      <w:r w:rsidR="005124E5" w:rsidRPr="006966A5">
        <w:rPr>
          <w:sz w:val="18"/>
          <w:szCs w:val="18"/>
        </w:rPr>
        <w:t xml:space="preserve">] Mishra, A. N., et al. "Robust Features for Connected Hindi Digits </w:t>
      </w:r>
      <w:proofErr w:type="spellStart"/>
      <w:r w:rsidR="005124E5" w:rsidRPr="006966A5">
        <w:rPr>
          <w:sz w:val="18"/>
          <w:szCs w:val="18"/>
        </w:rPr>
        <w:t>Recognition."</w:t>
      </w:r>
      <w:proofErr w:type="gramStart"/>
      <w:r w:rsidR="005124E5" w:rsidRPr="006966A5">
        <w:rPr>
          <w:i/>
          <w:iCs/>
          <w:sz w:val="18"/>
          <w:szCs w:val="18"/>
        </w:rPr>
        <w:t>International</w:t>
      </w:r>
      <w:proofErr w:type="spellEnd"/>
      <w:r w:rsidR="005124E5" w:rsidRPr="006966A5">
        <w:rPr>
          <w:i/>
          <w:iCs/>
          <w:sz w:val="18"/>
          <w:szCs w:val="18"/>
        </w:rPr>
        <w:t xml:space="preserve"> Journal of Signal Processing, Image Processing &amp; Pattern Recognition</w:t>
      </w:r>
      <w:r w:rsidR="005124E5" w:rsidRPr="006966A5">
        <w:rPr>
          <w:sz w:val="18"/>
          <w:szCs w:val="18"/>
        </w:rPr>
        <w:t> 4.2 (2011).</w:t>
      </w:r>
      <w:proofErr w:type="gramEnd"/>
      <w:r w:rsidR="00C9537F" w:rsidRPr="006966A5">
        <w:rPr>
          <w:color w:val="222222"/>
          <w:sz w:val="18"/>
          <w:szCs w:val="18"/>
          <w:shd w:val="clear" w:color="auto" w:fill="FFFFFF"/>
        </w:rPr>
        <w:t xml:space="preserve"> </w:t>
      </w:r>
    </w:p>
    <w:p w14:paraId="38629C52" w14:textId="77777777" w:rsidR="00C9537F" w:rsidRPr="006966A5" w:rsidRDefault="00C9537F" w:rsidP="00736F23">
      <w:pPr>
        <w:rPr>
          <w:color w:val="222222"/>
          <w:sz w:val="18"/>
          <w:szCs w:val="18"/>
          <w:shd w:val="clear" w:color="auto" w:fill="FFFFFF"/>
        </w:rPr>
      </w:pPr>
    </w:p>
    <w:p w14:paraId="47A93523" w14:textId="039DF52F" w:rsidR="00FB5FD0" w:rsidRPr="006966A5" w:rsidRDefault="00890C15" w:rsidP="008D7BC1">
      <w:pPr>
        <w:rPr>
          <w:color w:val="222222"/>
          <w:sz w:val="18"/>
          <w:szCs w:val="18"/>
          <w:shd w:val="clear" w:color="auto" w:fill="FFFFFF"/>
        </w:rPr>
      </w:pPr>
      <w:proofErr w:type="gramStart"/>
      <w:r w:rsidRPr="006966A5">
        <w:rPr>
          <w:color w:val="222222"/>
          <w:sz w:val="18"/>
          <w:szCs w:val="18"/>
          <w:shd w:val="clear" w:color="auto" w:fill="FFFFFF"/>
        </w:rPr>
        <w:t>[8</w:t>
      </w:r>
      <w:r w:rsidR="00C9537F" w:rsidRPr="006966A5">
        <w:rPr>
          <w:color w:val="222222"/>
          <w:sz w:val="18"/>
          <w:szCs w:val="18"/>
          <w:shd w:val="clear" w:color="auto" w:fill="FFFFFF"/>
        </w:rPr>
        <w:t>]</w:t>
      </w:r>
      <w:r w:rsidR="00C9537F" w:rsidRPr="006966A5">
        <w:rPr>
          <w:color w:val="000000"/>
          <w:sz w:val="18"/>
          <w:szCs w:val="18"/>
          <w:shd w:val="clear" w:color="auto" w:fill="F2F2F2"/>
        </w:rPr>
        <w:t xml:space="preserve"> </w:t>
      </w:r>
      <w:proofErr w:type="spellStart"/>
      <w:r w:rsidR="00C9537F" w:rsidRPr="006966A5">
        <w:rPr>
          <w:color w:val="222222"/>
          <w:sz w:val="18"/>
          <w:szCs w:val="18"/>
          <w:shd w:val="clear" w:color="auto" w:fill="FFFFFF"/>
        </w:rPr>
        <w:t>Pammi</w:t>
      </w:r>
      <w:proofErr w:type="spellEnd"/>
      <w:r w:rsidR="00C9537F" w:rsidRPr="006966A5">
        <w:rPr>
          <w:color w:val="222222"/>
          <w:sz w:val="18"/>
          <w:szCs w:val="18"/>
          <w:shd w:val="clear" w:color="auto" w:fill="FFFFFF"/>
        </w:rPr>
        <w:t xml:space="preserve">, </w:t>
      </w:r>
      <w:proofErr w:type="spellStart"/>
      <w:r w:rsidR="00C9537F" w:rsidRPr="006966A5">
        <w:rPr>
          <w:color w:val="222222"/>
          <w:sz w:val="18"/>
          <w:szCs w:val="18"/>
          <w:shd w:val="clear" w:color="auto" w:fill="FFFFFF"/>
        </w:rPr>
        <w:t>Satish</w:t>
      </w:r>
      <w:proofErr w:type="spellEnd"/>
      <w:r w:rsidR="00C9537F" w:rsidRPr="006966A5">
        <w:rPr>
          <w:color w:val="222222"/>
          <w:sz w:val="18"/>
          <w:szCs w:val="18"/>
          <w:shd w:val="clear" w:color="auto" w:fill="FFFFFF"/>
        </w:rPr>
        <w:t xml:space="preserve"> C., and </w:t>
      </w:r>
      <w:proofErr w:type="spellStart"/>
      <w:r w:rsidR="00C9537F" w:rsidRPr="006966A5">
        <w:rPr>
          <w:color w:val="222222"/>
          <w:sz w:val="18"/>
          <w:szCs w:val="18"/>
          <w:shd w:val="clear" w:color="auto" w:fill="FFFFFF"/>
        </w:rPr>
        <w:t>Venkatesh</w:t>
      </w:r>
      <w:proofErr w:type="spellEnd"/>
      <w:r w:rsidR="00C9537F" w:rsidRPr="006966A5">
        <w:rPr>
          <w:color w:val="222222"/>
          <w:sz w:val="18"/>
          <w:szCs w:val="18"/>
          <w:shd w:val="clear" w:color="auto" w:fill="FFFFFF"/>
        </w:rPr>
        <w:t xml:space="preserve"> Keri.</w:t>
      </w:r>
      <w:proofErr w:type="gramEnd"/>
      <w:r w:rsidR="00C9537F" w:rsidRPr="006966A5">
        <w:rPr>
          <w:color w:val="222222"/>
          <w:sz w:val="18"/>
          <w:szCs w:val="18"/>
          <w:shd w:val="clear" w:color="auto" w:fill="FFFFFF"/>
        </w:rPr>
        <w:t xml:space="preserve"> "</w:t>
      </w:r>
      <w:proofErr w:type="spellStart"/>
      <w:r w:rsidR="00C9537F" w:rsidRPr="006966A5">
        <w:rPr>
          <w:color w:val="222222"/>
          <w:sz w:val="18"/>
          <w:szCs w:val="18"/>
          <w:shd w:val="clear" w:color="auto" w:fill="FFFFFF"/>
        </w:rPr>
        <w:t>HTKTrain</w:t>
      </w:r>
      <w:proofErr w:type="spellEnd"/>
      <w:r w:rsidR="00C9537F" w:rsidRPr="006966A5">
        <w:rPr>
          <w:color w:val="222222"/>
          <w:sz w:val="18"/>
          <w:szCs w:val="18"/>
          <w:shd w:val="clear" w:color="auto" w:fill="FFFFFF"/>
        </w:rPr>
        <w:t>: A Package for Automatic Segmentation." (</w:t>
      </w:r>
      <w:proofErr w:type="spellStart"/>
      <w:proofErr w:type="gramStart"/>
      <w:r w:rsidR="00C9537F" w:rsidRPr="006966A5">
        <w:rPr>
          <w:color w:val="222222"/>
          <w:sz w:val="18"/>
          <w:szCs w:val="18"/>
          <w:shd w:val="clear" w:color="auto" w:fill="FFFFFF"/>
        </w:rPr>
        <w:t>n</w:t>
      </w:r>
      <w:proofErr w:type="gramEnd"/>
      <w:r w:rsidR="00C9537F" w:rsidRPr="006966A5">
        <w:rPr>
          <w:color w:val="222222"/>
          <w:sz w:val="18"/>
          <w:szCs w:val="18"/>
          <w:shd w:val="clear" w:color="auto" w:fill="FFFFFF"/>
        </w:rPr>
        <w:t>.d.</w:t>
      </w:r>
      <w:proofErr w:type="spellEnd"/>
      <w:r w:rsidR="00C9537F" w:rsidRPr="006966A5">
        <w:rPr>
          <w:color w:val="222222"/>
          <w:sz w:val="18"/>
          <w:szCs w:val="18"/>
          <w:shd w:val="clear" w:color="auto" w:fill="FFFFFF"/>
        </w:rPr>
        <w:t xml:space="preserve">): n. </w:t>
      </w:r>
      <w:proofErr w:type="spellStart"/>
      <w:r w:rsidR="00C9537F" w:rsidRPr="006966A5">
        <w:rPr>
          <w:color w:val="222222"/>
          <w:sz w:val="18"/>
          <w:szCs w:val="18"/>
          <w:shd w:val="clear" w:color="auto" w:fill="FFFFFF"/>
        </w:rPr>
        <w:t>pag</w:t>
      </w:r>
      <w:proofErr w:type="spellEnd"/>
      <w:r w:rsidR="00C9537F" w:rsidRPr="006966A5">
        <w:rPr>
          <w:color w:val="222222"/>
          <w:sz w:val="18"/>
          <w:szCs w:val="18"/>
          <w:shd w:val="clear" w:color="auto" w:fill="FFFFFF"/>
        </w:rPr>
        <w:t>. Web. 22 Apr. 2014. &lt;http://www.dfki.de/~chandra/marticles/pammi_HTKTrain.pdf&gt;.</w:t>
      </w:r>
    </w:p>
    <w:p w14:paraId="41685535" w14:textId="77777777" w:rsidR="00FB5FD0" w:rsidRPr="006966A5" w:rsidRDefault="00FB5FD0" w:rsidP="00B60A2A">
      <w:pPr>
        <w:rPr>
          <w:sz w:val="18"/>
          <w:szCs w:val="18"/>
        </w:rPr>
      </w:pPr>
    </w:p>
    <w:p w14:paraId="0A73CE6B" w14:textId="1F3A57F7" w:rsidR="00036CCC" w:rsidRPr="006966A5" w:rsidRDefault="00890C15" w:rsidP="000D14CD">
      <w:pPr>
        <w:rPr>
          <w:color w:val="222222"/>
          <w:sz w:val="18"/>
          <w:szCs w:val="18"/>
          <w:shd w:val="clear" w:color="auto" w:fill="FFFFFF"/>
        </w:rPr>
      </w:pPr>
      <w:r w:rsidRPr="006966A5">
        <w:rPr>
          <w:sz w:val="18"/>
          <w:szCs w:val="18"/>
        </w:rPr>
        <w:t>[9</w:t>
      </w:r>
      <w:r w:rsidR="00FB5FD0" w:rsidRPr="006966A5">
        <w:rPr>
          <w:sz w:val="18"/>
          <w:szCs w:val="18"/>
        </w:rPr>
        <w:t xml:space="preserve">] </w:t>
      </w:r>
      <w:proofErr w:type="spellStart"/>
      <w:r w:rsidR="00FB5FD0" w:rsidRPr="006966A5">
        <w:rPr>
          <w:color w:val="222222"/>
          <w:sz w:val="18"/>
          <w:szCs w:val="18"/>
          <w:shd w:val="clear" w:color="auto" w:fill="FFFFFF"/>
        </w:rPr>
        <w:t>Rabiner</w:t>
      </w:r>
      <w:proofErr w:type="spellEnd"/>
      <w:r w:rsidR="00FB5FD0" w:rsidRPr="006966A5">
        <w:rPr>
          <w:color w:val="222222"/>
          <w:sz w:val="18"/>
          <w:szCs w:val="18"/>
          <w:shd w:val="clear" w:color="auto" w:fill="FFFFFF"/>
        </w:rPr>
        <w:t>, Lawrence. "A tutorial on hidden Markov models and selected applications in speech recognition." </w:t>
      </w:r>
      <w:r w:rsidR="00FB5FD0" w:rsidRPr="006966A5">
        <w:rPr>
          <w:i/>
          <w:iCs/>
          <w:color w:val="222222"/>
          <w:sz w:val="18"/>
          <w:szCs w:val="18"/>
          <w:shd w:val="clear" w:color="auto" w:fill="FFFFFF"/>
        </w:rPr>
        <w:t>Proceedings of the IEEE</w:t>
      </w:r>
      <w:r w:rsidR="00FB5FD0" w:rsidRPr="006966A5">
        <w:rPr>
          <w:color w:val="222222"/>
          <w:sz w:val="18"/>
          <w:szCs w:val="18"/>
          <w:shd w:val="clear" w:color="auto" w:fill="FFFFFF"/>
        </w:rPr>
        <w:t> 77.2 (1989): 257-286.</w:t>
      </w:r>
    </w:p>
    <w:p w14:paraId="20AF0240" w14:textId="0F99A1F3" w:rsidR="00C517B3" w:rsidRPr="006966A5" w:rsidRDefault="00C517B3" w:rsidP="00B60A2A">
      <w:pPr>
        <w:rPr>
          <w:sz w:val="18"/>
          <w:szCs w:val="18"/>
        </w:rPr>
      </w:pPr>
    </w:p>
    <w:p w14:paraId="2166E01F" w14:textId="61681E1C" w:rsidR="00327C03" w:rsidRPr="006966A5" w:rsidRDefault="00890C15" w:rsidP="000D14CD">
      <w:pPr>
        <w:rPr>
          <w:color w:val="222222"/>
          <w:sz w:val="18"/>
          <w:szCs w:val="18"/>
          <w:shd w:val="clear" w:color="auto" w:fill="FFFFFF"/>
        </w:rPr>
      </w:pPr>
      <w:r w:rsidRPr="006966A5">
        <w:rPr>
          <w:sz w:val="18"/>
          <w:szCs w:val="18"/>
        </w:rPr>
        <w:t>[10</w:t>
      </w:r>
      <w:r w:rsidR="00C517B3" w:rsidRPr="006966A5">
        <w:rPr>
          <w:sz w:val="18"/>
          <w:szCs w:val="18"/>
        </w:rPr>
        <w:t xml:space="preserve">] </w:t>
      </w:r>
      <w:r w:rsidR="00CE77E4" w:rsidRPr="006966A5">
        <w:rPr>
          <w:sz w:val="18"/>
          <w:szCs w:val="18"/>
        </w:rPr>
        <w:t>"Rosetta Stone (software)." </w:t>
      </w:r>
      <w:r w:rsidR="00CE77E4" w:rsidRPr="006966A5">
        <w:rPr>
          <w:i/>
          <w:iCs/>
          <w:sz w:val="18"/>
          <w:szCs w:val="18"/>
        </w:rPr>
        <w:t>Wikipedia</w:t>
      </w:r>
      <w:r w:rsidR="00CE77E4" w:rsidRPr="006966A5">
        <w:rPr>
          <w:sz w:val="18"/>
          <w:szCs w:val="18"/>
        </w:rPr>
        <w:t>. Wikimedia Foundation, 20 Apr. 2014. Web. 20 Apr. 2014.</w:t>
      </w:r>
      <w:r w:rsidR="00CD741F" w:rsidRPr="006966A5">
        <w:rPr>
          <w:sz w:val="18"/>
          <w:szCs w:val="18"/>
        </w:rPr>
        <w:t xml:space="preserve"> </w:t>
      </w:r>
    </w:p>
    <w:p w14:paraId="55B98222" w14:textId="77777777" w:rsidR="00327C03" w:rsidRPr="006966A5" w:rsidRDefault="00327C03" w:rsidP="00736F23">
      <w:pPr>
        <w:rPr>
          <w:color w:val="222222"/>
          <w:sz w:val="18"/>
          <w:szCs w:val="18"/>
          <w:shd w:val="clear" w:color="auto" w:fill="FFFFFF"/>
        </w:rPr>
      </w:pPr>
    </w:p>
    <w:p w14:paraId="6048A61D" w14:textId="5FE0918A" w:rsidR="007A4B6D" w:rsidRPr="006966A5" w:rsidRDefault="00327C03" w:rsidP="00B60A2A">
      <w:pPr>
        <w:rPr>
          <w:color w:val="222222"/>
          <w:sz w:val="18"/>
          <w:szCs w:val="18"/>
          <w:shd w:val="clear" w:color="auto" w:fill="FFFFFF"/>
        </w:rPr>
      </w:pPr>
      <w:r w:rsidRPr="006966A5">
        <w:rPr>
          <w:color w:val="222222"/>
          <w:sz w:val="18"/>
          <w:szCs w:val="18"/>
          <w:shd w:val="clear" w:color="auto" w:fill="FFFFFF"/>
        </w:rPr>
        <w:t xml:space="preserve">[11] </w:t>
      </w:r>
      <w:proofErr w:type="spellStart"/>
      <w:r w:rsidRPr="006966A5">
        <w:rPr>
          <w:color w:val="222222"/>
          <w:sz w:val="18"/>
          <w:szCs w:val="18"/>
          <w:shd w:val="clear" w:color="auto" w:fill="FFFFFF"/>
        </w:rPr>
        <w:t>Sarfraz</w:t>
      </w:r>
      <w:proofErr w:type="spellEnd"/>
      <w:r w:rsidRPr="006966A5">
        <w:rPr>
          <w:color w:val="222222"/>
          <w:sz w:val="18"/>
          <w:szCs w:val="18"/>
          <w:shd w:val="clear" w:color="auto" w:fill="FFFFFF"/>
        </w:rPr>
        <w:t>, Huda, et al. "Large vocabulary continuous speech recognition for Urdu." </w:t>
      </w:r>
      <w:proofErr w:type="gramStart"/>
      <w:r w:rsidRPr="006966A5">
        <w:rPr>
          <w:i/>
          <w:iCs/>
          <w:color w:val="222222"/>
          <w:sz w:val="18"/>
          <w:szCs w:val="18"/>
          <w:shd w:val="clear" w:color="auto" w:fill="FFFFFF"/>
        </w:rPr>
        <w:t>Proceedings of the 8th International Conference on Frontiers of Information Technology</w:t>
      </w:r>
      <w:r w:rsidRPr="006966A5">
        <w:rPr>
          <w:color w:val="222222"/>
          <w:sz w:val="18"/>
          <w:szCs w:val="18"/>
          <w:shd w:val="clear" w:color="auto" w:fill="FFFFFF"/>
        </w:rPr>
        <w:t>.</w:t>
      </w:r>
      <w:proofErr w:type="gramEnd"/>
      <w:r w:rsidRPr="006966A5">
        <w:rPr>
          <w:color w:val="222222"/>
          <w:sz w:val="18"/>
          <w:szCs w:val="18"/>
          <w:shd w:val="clear" w:color="auto" w:fill="FFFFFF"/>
        </w:rPr>
        <w:t xml:space="preserve"> </w:t>
      </w:r>
      <w:proofErr w:type="gramStart"/>
      <w:r w:rsidRPr="006966A5">
        <w:rPr>
          <w:color w:val="222222"/>
          <w:sz w:val="18"/>
          <w:szCs w:val="18"/>
          <w:shd w:val="clear" w:color="auto" w:fill="FFFFFF"/>
        </w:rPr>
        <w:t>ACM, 2010.</w:t>
      </w:r>
      <w:proofErr w:type="gramEnd"/>
    </w:p>
    <w:p w14:paraId="37DF7A40" w14:textId="77777777" w:rsidR="00135694" w:rsidRPr="006966A5" w:rsidRDefault="00135694" w:rsidP="000D14CD">
      <w:pPr>
        <w:rPr>
          <w:color w:val="222222"/>
          <w:sz w:val="18"/>
          <w:szCs w:val="18"/>
          <w:shd w:val="clear" w:color="auto" w:fill="FFFFFF"/>
        </w:rPr>
      </w:pPr>
    </w:p>
    <w:p w14:paraId="7537FF92" w14:textId="3381A80A" w:rsidR="001970DA" w:rsidRPr="006966A5" w:rsidRDefault="00890C15" w:rsidP="00736F23">
      <w:pPr>
        <w:rPr>
          <w:sz w:val="18"/>
          <w:szCs w:val="18"/>
        </w:rPr>
      </w:pPr>
      <w:r w:rsidRPr="006966A5">
        <w:rPr>
          <w:color w:val="222222"/>
          <w:sz w:val="18"/>
          <w:szCs w:val="18"/>
          <w:shd w:val="clear" w:color="auto" w:fill="FFFFFF"/>
        </w:rPr>
        <w:t>[12</w:t>
      </w:r>
      <w:r w:rsidR="00135694" w:rsidRPr="006966A5">
        <w:rPr>
          <w:color w:val="222222"/>
          <w:sz w:val="18"/>
          <w:szCs w:val="18"/>
          <w:shd w:val="clear" w:color="auto" w:fill="FFFFFF"/>
        </w:rPr>
        <w:t xml:space="preserve">] </w:t>
      </w:r>
      <w:proofErr w:type="spellStart"/>
      <w:r w:rsidR="00135694" w:rsidRPr="006966A5">
        <w:rPr>
          <w:color w:val="222222"/>
          <w:sz w:val="18"/>
          <w:szCs w:val="18"/>
          <w:shd w:val="clear" w:color="auto" w:fill="FFFFFF"/>
        </w:rPr>
        <w:t>Sharmila</w:t>
      </w:r>
      <w:proofErr w:type="spellEnd"/>
      <w:r w:rsidR="00135694" w:rsidRPr="006966A5">
        <w:rPr>
          <w:color w:val="222222"/>
          <w:sz w:val="18"/>
          <w:szCs w:val="18"/>
          <w:shd w:val="clear" w:color="auto" w:fill="FFFFFF"/>
        </w:rPr>
        <w:t xml:space="preserve">, Neeta </w:t>
      </w:r>
      <w:proofErr w:type="spellStart"/>
      <w:r w:rsidR="00135694" w:rsidRPr="006966A5">
        <w:rPr>
          <w:color w:val="222222"/>
          <w:sz w:val="18"/>
          <w:szCs w:val="18"/>
          <w:shd w:val="clear" w:color="auto" w:fill="FFFFFF"/>
        </w:rPr>
        <w:t>Awasthy</w:t>
      </w:r>
      <w:proofErr w:type="spellEnd"/>
      <w:r w:rsidR="00135694" w:rsidRPr="006966A5">
        <w:rPr>
          <w:color w:val="222222"/>
          <w:sz w:val="18"/>
          <w:szCs w:val="18"/>
          <w:shd w:val="clear" w:color="auto" w:fill="FFFFFF"/>
        </w:rPr>
        <w:t>, and R. K. Singh. "Performance of Hindi Speech Isolated Digits In HTK Environment." </w:t>
      </w:r>
      <w:r w:rsidR="00135694" w:rsidRPr="006966A5">
        <w:rPr>
          <w:i/>
          <w:iCs/>
          <w:color w:val="222222"/>
          <w:sz w:val="18"/>
          <w:szCs w:val="18"/>
          <w:shd w:val="clear" w:color="auto" w:fill="FFFFFF"/>
        </w:rPr>
        <w:t>IOSR Journal of Engineering</w:t>
      </w:r>
      <w:r w:rsidR="00135694" w:rsidRPr="006966A5">
        <w:rPr>
          <w:color w:val="222222"/>
          <w:sz w:val="18"/>
          <w:szCs w:val="18"/>
          <w:shd w:val="clear" w:color="auto" w:fill="FFFFFF"/>
        </w:rPr>
        <w:t> 2.5 (2012): 1020-023. Web. 22 Apr. 2014. &lt;https://www.google.com/url</w:t>
      </w:r>
      <w:proofErr w:type="gramStart"/>
      <w:r w:rsidR="00135694" w:rsidRPr="006966A5">
        <w:rPr>
          <w:color w:val="222222"/>
          <w:sz w:val="18"/>
          <w:szCs w:val="18"/>
          <w:shd w:val="clear" w:color="auto" w:fill="FFFFFF"/>
        </w:rPr>
        <w:t>?sa</w:t>
      </w:r>
      <w:proofErr w:type="gramEnd"/>
      <w:r w:rsidR="00135694" w:rsidRPr="006966A5">
        <w:rPr>
          <w:color w:val="222222"/>
          <w:sz w:val="18"/>
          <w:szCs w:val="18"/>
          <w:shd w:val="clear" w:color="auto" w:fill="FFFFFF"/>
        </w:rPr>
        <w:t>=t&amp;rct=j&amp;q=&amp;esrc=s&amp;source=web&amp;cd=1&amp;cad=rja&amp;uact=8&amp;ved=0CCgQFjAA&amp;url=http%3A%2F%2Fwww.iosrjen.org%2FPapers%2Fvol2_issue5%2FO02510201023.pdf&amp;ei=jrNWU_bXIaLMygOK3YHYDw&amp;usg=AFQjCNE9BU-r4j5Qna4ski-KX9qGpsM-oA&amp;bvm=bv.65177938,d.bGQ&gt;.</w:t>
      </w:r>
    </w:p>
    <w:p w14:paraId="408CDC9B" w14:textId="47AB4854" w:rsidR="00381CD1" w:rsidRPr="006966A5" w:rsidRDefault="00381CD1" w:rsidP="00B60A2A">
      <w:pPr>
        <w:rPr>
          <w:sz w:val="18"/>
          <w:szCs w:val="18"/>
        </w:rPr>
      </w:pPr>
    </w:p>
    <w:p w14:paraId="2B56E738" w14:textId="5CAF525B" w:rsidR="00890C15" w:rsidRPr="006966A5" w:rsidRDefault="006F7E25" w:rsidP="00B60A2A">
      <w:pPr>
        <w:rPr>
          <w:sz w:val="18"/>
          <w:szCs w:val="18"/>
        </w:rPr>
      </w:pPr>
      <w:r w:rsidRPr="006966A5">
        <w:rPr>
          <w:sz w:val="18"/>
          <w:szCs w:val="18"/>
        </w:rPr>
        <w:t xml:space="preserve">[13] Witt, </w:t>
      </w:r>
      <w:proofErr w:type="spellStart"/>
      <w:r w:rsidRPr="006966A5">
        <w:rPr>
          <w:sz w:val="18"/>
          <w:szCs w:val="18"/>
        </w:rPr>
        <w:t>Silke</w:t>
      </w:r>
      <w:proofErr w:type="spellEnd"/>
      <w:r w:rsidRPr="006966A5">
        <w:rPr>
          <w:sz w:val="18"/>
          <w:szCs w:val="18"/>
        </w:rPr>
        <w:t xml:space="preserve"> M., and Steve J. Young. "Phone-level pronunciation scoring and assessment for interactive language learning." </w:t>
      </w:r>
      <w:proofErr w:type="gramStart"/>
      <w:r w:rsidRPr="006966A5">
        <w:rPr>
          <w:i/>
          <w:iCs/>
          <w:sz w:val="18"/>
          <w:szCs w:val="18"/>
        </w:rPr>
        <w:t>Speech communication</w:t>
      </w:r>
      <w:r w:rsidRPr="006966A5">
        <w:rPr>
          <w:sz w:val="18"/>
          <w:szCs w:val="18"/>
        </w:rPr>
        <w:t> 30.2 (2000): 95-108.</w:t>
      </w:r>
      <w:proofErr w:type="gramEnd"/>
      <w:r w:rsidR="00890C15" w:rsidRPr="006966A5">
        <w:rPr>
          <w:sz w:val="18"/>
          <w:szCs w:val="18"/>
        </w:rPr>
        <w:t xml:space="preserve"> </w:t>
      </w:r>
    </w:p>
    <w:p w14:paraId="3FF112DB" w14:textId="77777777" w:rsidR="00890C15" w:rsidRPr="006966A5" w:rsidRDefault="00890C15" w:rsidP="00B60A2A">
      <w:pPr>
        <w:rPr>
          <w:sz w:val="18"/>
          <w:szCs w:val="18"/>
        </w:rPr>
      </w:pPr>
    </w:p>
    <w:p w14:paraId="1E6D284A" w14:textId="0B107C12" w:rsidR="00890C15" w:rsidRPr="006966A5" w:rsidDel="00B60A2A" w:rsidRDefault="00890C15">
      <w:pPr>
        <w:rPr>
          <w:del w:id="29" w:author="Sumedha Pramod" w:date="2014-12-18T01:26:00Z"/>
          <w:sz w:val="18"/>
          <w:szCs w:val="18"/>
        </w:rPr>
      </w:pPr>
      <w:r w:rsidRPr="006966A5">
        <w:rPr>
          <w:sz w:val="18"/>
          <w:szCs w:val="18"/>
        </w:rPr>
        <w:t>[14] Young, Steve. </w:t>
      </w:r>
      <w:r w:rsidRPr="006966A5">
        <w:rPr>
          <w:i/>
          <w:iCs/>
          <w:sz w:val="18"/>
          <w:szCs w:val="18"/>
        </w:rPr>
        <w:t>The HTK Book</w:t>
      </w:r>
      <w:r w:rsidRPr="006966A5">
        <w:rPr>
          <w:sz w:val="18"/>
          <w:szCs w:val="18"/>
        </w:rPr>
        <w:t>. Cambridge: Entropic Cambridge Research Laboratory, 1997. Print.</w:t>
      </w:r>
      <w:ins w:id="30" w:author="Sumedha Pramod" w:date="2014-12-18T01:26:00Z">
        <w:r w:rsidR="00B60A2A" w:rsidRPr="006966A5" w:rsidDel="00B60A2A">
          <w:rPr>
            <w:sz w:val="18"/>
            <w:szCs w:val="18"/>
          </w:rPr>
          <w:t xml:space="preserve"> </w:t>
        </w:r>
      </w:ins>
    </w:p>
    <w:p w14:paraId="71A69AE9" w14:textId="71BA79C4" w:rsidR="00504FAF" w:rsidRPr="006966A5" w:rsidDel="00B60A2A" w:rsidRDefault="00504FAF">
      <w:pPr>
        <w:rPr>
          <w:del w:id="31" w:author="Sumedha Pramod" w:date="2014-12-18T01:26:00Z"/>
          <w:sz w:val="18"/>
          <w:szCs w:val="18"/>
        </w:rPr>
      </w:pPr>
    </w:p>
    <w:p w14:paraId="3851766C" w14:textId="083C442F" w:rsidR="00983440" w:rsidRPr="00885672" w:rsidRDefault="00FC15A1" w:rsidP="00B60A2A">
      <w:pPr>
        <w:rPr>
          <w:sz w:val="18"/>
          <w:szCs w:val="18"/>
        </w:rPr>
      </w:pPr>
      <w:del w:id="32" w:author="Sumedha Pramod" w:date="2014-12-18T01:26:00Z">
        <w:r w:rsidDel="00B60A2A">
          <w:fldChar w:fldCharType="begin"/>
        </w:r>
        <w:r w:rsidDel="00B60A2A">
          <w:delInstrText xml:space="preserve"> HYPERLINK "https://github.com/syl22-00/pocketsphinx.js" </w:delInstrText>
        </w:r>
        <w:r w:rsidDel="00B60A2A">
          <w:fldChar w:fldCharType="separate"/>
        </w:r>
        <w:r w:rsidR="006253B0" w:rsidRPr="00885672" w:rsidDel="00B60A2A">
          <w:rPr>
            <w:rStyle w:val="Hyperlink"/>
            <w:sz w:val="18"/>
            <w:szCs w:val="18"/>
          </w:rPr>
          <w:delText>https://github.com/syl22-00/pocketsphinx.js</w:delText>
        </w:r>
        <w:r w:rsidDel="00B60A2A">
          <w:rPr>
            <w:rStyle w:val="Hyperlink"/>
            <w:sz w:val="18"/>
            <w:szCs w:val="18"/>
          </w:rPr>
          <w:fldChar w:fldCharType="end"/>
        </w:r>
      </w:del>
    </w:p>
    <w:p w14:paraId="2829E319" w14:textId="4615D75C" w:rsidR="000140DC" w:rsidRPr="006966A5" w:rsidRDefault="000140DC" w:rsidP="00B60A2A">
      <w:pPr>
        <w:rPr>
          <w:sz w:val="18"/>
          <w:szCs w:val="18"/>
        </w:rPr>
      </w:pPr>
      <w:r w:rsidRPr="006966A5">
        <w:rPr>
          <w:sz w:val="18"/>
          <w:szCs w:val="18"/>
        </w:rPr>
        <w:br w:type="page"/>
      </w:r>
    </w:p>
    <w:p w14:paraId="66494CA4" w14:textId="77777777" w:rsidR="000140DC" w:rsidRPr="006966A5" w:rsidRDefault="000140DC" w:rsidP="00B60A2A">
      <w:pPr>
        <w:rPr>
          <w:b/>
          <w:caps/>
          <w:sz w:val="20"/>
        </w:rPr>
        <w:sectPr w:rsidR="000140DC" w:rsidRPr="006966A5">
          <w:type w:val="continuous"/>
          <w:pgSz w:w="12240" w:h="15840" w:code="1"/>
          <w:pgMar w:top="1411" w:right="1080" w:bottom="1411" w:left="1080" w:header="720" w:footer="720" w:gutter="0"/>
          <w:cols w:num="2" w:space="346"/>
        </w:sectPr>
      </w:pPr>
    </w:p>
    <w:p w14:paraId="69A0A4A3" w14:textId="670101A6" w:rsidR="00EF64C7" w:rsidRPr="00885672" w:rsidRDefault="002A241C" w:rsidP="00B60A2A">
      <w:pPr>
        <w:rPr>
          <w:b/>
          <w:caps/>
          <w:sz w:val="20"/>
        </w:rPr>
      </w:pPr>
      <w:r>
        <w:rPr>
          <w:b/>
          <w:caps/>
          <w:sz w:val="20"/>
        </w:rPr>
        <w:lastRenderedPageBreak/>
        <w:t>7</w:t>
      </w:r>
      <w:r w:rsidR="00EF64C7" w:rsidRPr="00885672">
        <w:rPr>
          <w:b/>
          <w:caps/>
          <w:sz w:val="20"/>
        </w:rPr>
        <w:t>. TABLES</w:t>
      </w:r>
    </w:p>
    <w:p w14:paraId="03882C68" w14:textId="2CA9218F" w:rsidR="004D3FD6" w:rsidRPr="000B589A" w:rsidRDefault="002A241C" w:rsidP="00B60A2A">
      <w:pPr>
        <w:rPr>
          <w:b/>
          <w:sz w:val="20"/>
        </w:rPr>
      </w:pPr>
      <w:r>
        <w:rPr>
          <w:b/>
          <w:sz w:val="20"/>
        </w:rPr>
        <w:t>7</w:t>
      </w:r>
      <w:r w:rsidR="004D3FD6">
        <w:rPr>
          <w:b/>
          <w:sz w:val="20"/>
        </w:rPr>
        <w:t>.1</w:t>
      </w:r>
      <w:r w:rsidR="004D3FD6" w:rsidRPr="00B10911">
        <w:rPr>
          <w:b/>
          <w:sz w:val="20"/>
        </w:rPr>
        <w:t xml:space="preserve">. </w:t>
      </w:r>
      <w:r w:rsidR="004D3FD6">
        <w:rPr>
          <w:b/>
          <w:sz w:val="20"/>
        </w:rPr>
        <w:t xml:space="preserve">AamMango </w:t>
      </w:r>
      <w:r w:rsidR="0079144D">
        <w:rPr>
          <w:b/>
          <w:sz w:val="20"/>
        </w:rPr>
        <w:t xml:space="preserve">Phoneme </w:t>
      </w:r>
      <w:r w:rsidR="004D3FD6">
        <w:rPr>
          <w:b/>
          <w:sz w:val="20"/>
        </w:rPr>
        <w:t>Dictionary</w:t>
      </w:r>
    </w:p>
    <w:p w14:paraId="70F45CFF" w14:textId="77777777" w:rsidR="00EF64C7" w:rsidRPr="004D3FD6" w:rsidRDefault="00EF64C7" w:rsidP="00B60A2A">
      <w:pPr>
        <w:rPr>
          <w:sz w:val="18"/>
          <w:szCs w:val="18"/>
        </w:rPr>
      </w:pPr>
    </w:p>
    <w:tbl>
      <w:tblPr>
        <w:tblStyle w:val="TableGrid"/>
        <w:tblW w:w="4685" w:type="pct"/>
        <w:tblLook w:val="04A0" w:firstRow="1" w:lastRow="0" w:firstColumn="1" w:lastColumn="0" w:noHBand="0" w:noVBand="1"/>
      </w:tblPr>
      <w:tblGrid>
        <w:gridCol w:w="1545"/>
        <w:gridCol w:w="1673"/>
        <w:gridCol w:w="1542"/>
        <w:gridCol w:w="1675"/>
        <w:gridCol w:w="1414"/>
        <w:gridCol w:w="1798"/>
      </w:tblGrid>
      <w:tr w:rsidR="00885672" w:rsidRPr="00FC6AD9" w14:paraId="7151320C" w14:textId="77777777" w:rsidTr="00885672">
        <w:tc>
          <w:tcPr>
            <w:tcW w:w="801" w:type="pct"/>
            <w:vAlign w:val="bottom"/>
          </w:tcPr>
          <w:p w14:paraId="14ED88FF" w14:textId="52F9EBB2" w:rsidR="00885672" w:rsidRPr="00FC6AD9" w:rsidRDefault="00885672" w:rsidP="00B60A2A">
            <w:pPr>
              <w:rPr>
                <w:b/>
                <w:bCs/>
                <w:color w:val="484848"/>
                <w:sz w:val="20"/>
                <w:szCs w:val="22"/>
              </w:rPr>
            </w:pPr>
            <w:r w:rsidRPr="00FC6AD9">
              <w:rPr>
                <w:b/>
                <w:color w:val="484848"/>
                <w:sz w:val="20"/>
              </w:rPr>
              <w:t>WORD</w:t>
            </w:r>
          </w:p>
        </w:tc>
        <w:tc>
          <w:tcPr>
            <w:tcW w:w="867" w:type="pct"/>
            <w:vAlign w:val="bottom"/>
          </w:tcPr>
          <w:p w14:paraId="77AD4885" w14:textId="58D3F6E3" w:rsidR="00885672" w:rsidRPr="00FC6AD9" w:rsidRDefault="00885672" w:rsidP="00B60A2A">
            <w:pPr>
              <w:rPr>
                <w:b/>
                <w:bCs/>
                <w:color w:val="000000"/>
                <w:sz w:val="20"/>
                <w:szCs w:val="22"/>
              </w:rPr>
            </w:pPr>
            <w:r w:rsidRPr="00FC6AD9">
              <w:rPr>
                <w:b/>
                <w:color w:val="000000"/>
                <w:sz w:val="20"/>
              </w:rPr>
              <w:t>PHONEMES</w:t>
            </w:r>
          </w:p>
        </w:tc>
        <w:tc>
          <w:tcPr>
            <w:tcW w:w="799" w:type="pct"/>
            <w:vAlign w:val="bottom"/>
          </w:tcPr>
          <w:p w14:paraId="4DC404C3" w14:textId="19EEEB71" w:rsidR="00885672" w:rsidRPr="00FC6AD9" w:rsidRDefault="00885672" w:rsidP="00B60A2A">
            <w:pPr>
              <w:rPr>
                <w:b/>
                <w:bCs/>
                <w:color w:val="484848"/>
                <w:sz w:val="20"/>
                <w:szCs w:val="22"/>
              </w:rPr>
            </w:pPr>
            <w:r w:rsidRPr="00FC6AD9">
              <w:rPr>
                <w:b/>
                <w:color w:val="484848"/>
                <w:sz w:val="20"/>
              </w:rPr>
              <w:t>WORD</w:t>
            </w:r>
          </w:p>
        </w:tc>
        <w:tc>
          <w:tcPr>
            <w:tcW w:w="868" w:type="pct"/>
            <w:vAlign w:val="bottom"/>
          </w:tcPr>
          <w:p w14:paraId="73F77CC9" w14:textId="7DCB17DA" w:rsidR="00885672" w:rsidRPr="00FC6AD9" w:rsidRDefault="00885672" w:rsidP="00B60A2A">
            <w:pPr>
              <w:rPr>
                <w:b/>
                <w:bCs/>
                <w:color w:val="000000"/>
                <w:sz w:val="20"/>
                <w:szCs w:val="22"/>
              </w:rPr>
            </w:pPr>
            <w:r w:rsidRPr="00FC6AD9">
              <w:rPr>
                <w:b/>
                <w:color w:val="000000"/>
                <w:sz w:val="20"/>
              </w:rPr>
              <w:t>PHONEMES</w:t>
            </w:r>
          </w:p>
        </w:tc>
        <w:tc>
          <w:tcPr>
            <w:tcW w:w="733" w:type="pct"/>
            <w:vAlign w:val="bottom"/>
          </w:tcPr>
          <w:p w14:paraId="787B23F3" w14:textId="6D7DCEFE" w:rsidR="00885672" w:rsidRPr="00FC6AD9" w:rsidRDefault="00885672" w:rsidP="00B60A2A">
            <w:pPr>
              <w:rPr>
                <w:b/>
                <w:bCs/>
                <w:color w:val="484848"/>
                <w:sz w:val="20"/>
                <w:szCs w:val="22"/>
              </w:rPr>
            </w:pPr>
            <w:r w:rsidRPr="00FC6AD9">
              <w:rPr>
                <w:b/>
                <w:color w:val="484848"/>
                <w:sz w:val="20"/>
              </w:rPr>
              <w:t>WORD</w:t>
            </w:r>
          </w:p>
        </w:tc>
        <w:tc>
          <w:tcPr>
            <w:tcW w:w="932" w:type="pct"/>
            <w:vAlign w:val="bottom"/>
          </w:tcPr>
          <w:p w14:paraId="271F2813" w14:textId="0E7ADCAA" w:rsidR="00885672" w:rsidRPr="00FC6AD9" w:rsidRDefault="00885672" w:rsidP="00B60A2A">
            <w:pPr>
              <w:rPr>
                <w:b/>
                <w:color w:val="000000"/>
                <w:sz w:val="20"/>
              </w:rPr>
            </w:pPr>
            <w:r w:rsidRPr="00FC6AD9">
              <w:rPr>
                <w:b/>
                <w:color w:val="000000"/>
                <w:sz w:val="20"/>
              </w:rPr>
              <w:t>PHONEMES</w:t>
            </w:r>
          </w:p>
        </w:tc>
      </w:tr>
      <w:tr w:rsidR="00885672" w:rsidRPr="00FC6AD9" w14:paraId="29B79308" w14:textId="77777777" w:rsidTr="00885672">
        <w:tc>
          <w:tcPr>
            <w:tcW w:w="801" w:type="pct"/>
            <w:vAlign w:val="bottom"/>
          </w:tcPr>
          <w:p w14:paraId="73037C3B" w14:textId="77777777" w:rsidR="00885672" w:rsidRPr="00FC6AD9" w:rsidRDefault="00885672" w:rsidP="00B60A2A">
            <w:pPr>
              <w:rPr>
                <w:b/>
                <w:bCs/>
                <w:sz w:val="20"/>
                <w:szCs w:val="22"/>
              </w:rPr>
            </w:pPr>
            <w:proofErr w:type="spellStart"/>
            <w:proofErr w:type="gramStart"/>
            <w:r w:rsidRPr="00FC6AD9">
              <w:rPr>
                <w:color w:val="484848"/>
                <w:sz w:val="20"/>
              </w:rPr>
              <w:t>bonda</w:t>
            </w:r>
            <w:proofErr w:type="spellEnd"/>
            <w:proofErr w:type="gramEnd"/>
          </w:p>
        </w:tc>
        <w:tc>
          <w:tcPr>
            <w:tcW w:w="867" w:type="pct"/>
            <w:vAlign w:val="bottom"/>
          </w:tcPr>
          <w:p w14:paraId="67C1D5EC" w14:textId="597F777B" w:rsidR="00885672" w:rsidRPr="00FC6AD9" w:rsidRDefault="00885672" w:rsidP="00B60A2A">
            <w:pPr>
              <w:rPr>
                <w:b/>
                <w:bCs/>
                <w:sz w:val="20"/>
                <w:szCs w:val="22"/>
              </w:rPr>
            </w:pPr>
            <w:proofErr w:type="gramStart"/>
            <w:r w:rsidRPr="00FC6AD9">
              <w:rPr>
                <w:color w:val="000000"/>
                <w:sz w:val="20"/>
              </w:rPr>
              <w:t>b</w:t>
            </w:r>
            <w:proofErr w:type="gramEnd"/>
            <w:r w:rsidRPr="00FC6AD9">
              <w:rPr>
                <w:color w:val="000000"/>
                <w:sz w:val="20"/>
              </w:rPr>
              <w:t xml:space="preserve"> o </w:t>
            </w:r>
            <w:proofErr w:type="spellStart"/>
            <w:r w:rsidRPr="00FC6AD9">
              <w:rPr>
                <w:color w:val="000000"/>
                <w:sz w:val="20"/>
              </w:rPr>
              <w:t>nd</w:t>
            </w:r>
            <w:proofErr w:type="spellEnd"/>
            <w:r w:rsidRPr="00FC6AD9">
              <w:rPr>
                <w:color w:val="000000"/>
                <w:sz w:val="20"/>
              </w:rPr>
              <w:t xml:space="preserve">. </w:t>
            </w:r>
            <w:proofErr w:type="spellStart"/>
            <w:proofErr w:type="gramStart"/>
            <w:r w:rsidRPr="00FC6AD9">
              <w:rPr>
                <w:color w:val="000000"/>
                <w:sz w:val="20"/>
              </w:rPr>
              <w:t>aa</w:t>
            </w:r>
            <w:proofErr w:type="spellEnd"/>
            <w:proofErr w:type="gramEnd"/>
          </w:p>
        </w:tc>
        <w:tc>
          <w:tcPr>
            <w:tcW w:w="799" w:type="pct"/>
            <w:vAlign w:val="bottom"/>
          </w:tcPr>
          <w:p w14:paraId="1238AD8E" w14:textId="77777777" w:rsidR="00885672" w:rsidRPr="00FC6AD9" w:rsidRDefault="00885672" w:rsidP="00B60A2A">
            <w:pPr>
              <w:rPr>
                <w:b/>
                <w:bCs/>
                <w:sz w:val="20"/>
                <w:szCs w:val="22"/>
              </w:rPr>
            </w:pPr>
            <w:proofErr w:type="spellStart"/>
            <w:proofErr w:type="gramStart"/>
            <w:r w:rsidRPr="00FC6AD9">
              <w:rPr>
                <w:color w:val="484848"/>
                <w:sz w:val="20"/>
              </w:rPr>
              <w:t>vindaloo</w:t>
            </w:r>
            <w:proofErr w:type="spellEnd"/>
            <w:proofErr w:type="gramEnd"/>
          </w:p>
        </w:tc>
        <w:tc>
          <w:tcPr>
            <w:tcW w:w="868" w:type="pct"/>
            <w:vAlign w:val="bottom"/>
          </w:tcPr>
          <w:p w14:paraId="2366ECDD" w14:textId="1D4CFEB9" w:rsidR="00885672" w:rsidRPr="00FC6AD9" w:rsidRDefault="00885672" w:rsidP="00B60A2A">
            <w:pPr>
              <w:rPr>
                <w:b/>
                <w:bCs/>
                <w:sz w:val="20"/>
                <w:szCs w:val="22"/>
              </w:rPr>
            </w:pPr>
            <w:proofErr w:type="gramStart"/>
            <w:r w:rsidRPr="00FC6AD9">
              <w:rPr>
                <w:color w:val="000000"/>
                <w:sz w:val="20"/>
              </w:rPr>
              <w:t>w</w:t>
            </w:r>
            <w:proofErr w:type="gramEnd"/>
            <w:r w:rsidRPr="00FC6AD9">
              <w:rPr>
                <w:color w:val="000000"/>
                <w:sz w:val="20"/>
              </w:rPr>
              <w:t xml:space="preserve"> in: d </w:t>
            </w:r>
            <w:proofErr w:type="spellStart"/>
            <w:r w:rsidRPr="00FC6AD9">
              <w:rPr>
                <w:color w:val="000000"/>
                <w:sz w:val="20"/>
              </w:rPr>
              <w:t>aa</w:t>
            </w:r>
            <w:proofErr w:type="spellEnd"/>
            <w:r w:rsidRPr="00FC6AD9">
              <w:rPr>
                <w:color w:val="000000"/>
                <w:sz w:val="20"/>
              </w:rPr>
              <w:t xml:space="preserve"> l </w:t>
            </w:r>
            <w:proofErr w:type="spellStart"/>
            <w:r w:rsidRPr="00FC6AD9">
              <w:rPr>
                <w:color w:val="000000"/>
                <w:sz w:val="20"/>
              </w:rPr>
              <w:t>uu</w:t>
            </w:r>
            <w:proofErr w:type="spellEnd"/>
          </w:p>
        </w:tc>
        <w:tc>
          <w:tcPr>
            <w:tcW w:w="733" w:type="pct"/>
            <w:vAlign w:val="bottom"/>
          </w:tcPr>
          <w:p w14:paraId="3E99B0AE" w14:textId="77777777" w:rsidR="00885672" w:rsidRPr="00FC6AD9" w:rsidRDefault="00885672" w:rsidP="00B60A2A">
            <w:pPr>
              <w:rPr>
                <w:b/>
                <w:bCs/>
                <w:sz w:val="20"/>
                <w:szCs w:val="22"/>
              </w:rPr>
            </w:pPr>
            <w:proofErr w:type="spellStart"/>
            <w:proofErr w:type="gramStart"/>
            <w:r w:rsidRPr="00FC6AD9">
              <w:rPr>
                <w:color w:val="484848"/>
                <w:sz w:val="20"/>
              </w:rPr>
              <w:t>baingan</w:t>
            </w:r>
            <w:proofErr w:type="spellEnd"/>
            <w:proofErr w:type="gramEnd"/>
          </w:p>
        </w:tc>
        <w:tc>
          <w:tcPr>
            <w:tcW w:w="932" w:type="pct"/>
            <w:vAlign w:val="bottom"/>
          </w:tcPr>
          <w:p w14:paraId="291BC73F" w14:textId="4CAB4CC8" w:rsidR="00885672" w:rsidRPr="00FC6AD9" w:rsidRDefault="00885672" w:rsidP="00B60A2A">
            <w:pPr>
              <w:rPr>
                <w:b/>
                <w:bCs/>
                <w:sz w:val="20"/>
                <w:szCs w:val="22"/>
              </w:rPr>
            </w:pPr>
            <w:proofErr w:type="gramStart"/>
            <w:r w:rsidRPr="00FC6AD9">
              <w:rPr>
                <w:color w:val="000000"/>
                <w:sz w:val="20"/>
              </w:rPr>
              <w:t>b</w:t>
            </w:r>
            <w:proofErr w:type="gramEnd"/>
            <w:r w:rsidRPr="00FC6AD9">
              <w:rPr>
                <w:color w:val="000000"/>
                <w:sz w:val="20"/>
              </w:rPr>
              <w:t xml:space="preserve"> </w:t>
            </w:r>
            <w:proofErr w:type="spellStart"/>
            <w:r w:rsidRPr="00FC6AD9">
              <w:rPr>
                <w:color w:val="000000"/>
                <w:sz w:val="20"/>
              </w:rPr>
              <w:t>ae</w:t>
            </w:r>
            <w:proofErr w:type="spellEnd"/>
            <w:r w:rsidRPr="00FC6AD9">
              <w:rPr>
                <w:color w:val="000000"/>
                <w:sz w:val="20"/>
              </w:rPr>
              <w:t xml:space="preserve"> </w:t>
            </w:r>
            <w:proofErr w:type="spellStart"/>
            <w:r w:rsidRPr="00FC6AD9">
              <w:rPr>
                <w:color w:val="000000"/>
                <w:sz w:val="20"/>
              </w:rPr>
              <w:t>n:g</w:t>
            </w:r>
            <w:proofErr w:type="spellEnd"/>
            <w:r w:rsidRPr="00FC6AD9">
              <w:rPr>
                <w:color w:val="000000"/>
                <w:sz w:val="20"/>
              </w:rPr>
              <w:t xml:space="preserve"> a n</w:t>
            </w:r>
          </w:p>
        </w:tc>
      </w:tr>
      <w:tr w:rsidR="00885672" w:rsidRPr="00FC6AD9" w14:paraId="7DD008E1" w14:textId="77777777" w:rsidTr="00885672">
        <w:tc>
          <w:tcPr>
            <w:tcW w:w="801" w:type="pct"/>
            <w:vAlign w:val="bottom"/>
          </w:tcPr>
          <w:p w14:paraId="029056E7" w14:textId="77777777" w:rsidR="00885672" w:rsidRPr="00FC6AD9" w:rsidRDefault="00885672" w:rsidP="00B60A2A">
            <w:pPr>
              <w:rPr>
                <w:b/>
                <w:bCs/>
                <w:sz w:val="20"/>
                <w:szCs w:val="22"/>
              </w:rPr>
            </w:pPr>
            <w:proofErr w:type="spellStart"/>
            <w:proofErr w:type="gramStart"/>
            <w:r w:rsidRPr="00FC6AD9">
              <w:rPr>
                <w:color w:val="484848"/>
                <w:sz w:val="20"/>
              </w:rPr>
              <w:t>manchurian</w:t>
            </w:r>
            <w:proofErr w:type="spellEnd"/>
            <w:proofErr w:type="gramEnd"/>
          </w:p>
        </w:tc>
        <w:tc>
          <w:tcPr>
            <w:tcW w:w="867" w:type="pct"/>
            <w:vAlign w:val="bottom"/>
          </w:tcPr>
          <w:p w14:paraId="766289D9" w14:textId="0A178FE4" w:rsidR="00885672" w:rsidRPr="00FC6AD9" w:rsidRDefault="00885672" w:rsidP="00B60A2A">
            <w:pPr>
              <w:rPr>
                <w:b/>
                <w:bCs/>
                <w:sz w:val="20"/>
                <w:szCs w:val="22"/>
              </w:rPr>
            </w:pPr>
            <w:proofErr w:type="gramStart"/>
            <w:r w:rsidRPr="00FC6AD9">
              <w:rPr>
                <w:color w:val="000000"/>
                <w:sz w:val="20"/>
              </w:rPr>
              <w:t>m</w:t>
            </w:r>
            <w:proofErr w:type="gramEnd"/>
            <w:r w:rsidRPr="00FC6AD9">
              <w:rPr>
                <w:color w:val="000000"/>
                <w:sz w:val="20"/>
              </w:rPr>
              <w:t xml:space="preserve"> a </w:t>
            </w:r>
            <w:proofErr w:type="spellStart"/>
            <w:r w:rsidRPr="00FC6AD9">
              <w:rPr>
                <w:color w:val="000000"/>
                <w:sz w:val="20"/>
              </w:rPr>
              <w:t>nch</w:t>
            </w:r>
            <w:proofErr w:type="spellEnd"/>
            <w:r w:rsidRPr="00FC6AD9">
              <w:rPr>
                <w:color w:val="000000"/>
                <w:sz w:val="20"/>
              </w:rPr>
              <w:t xml:space="preserve"> </w:t>
            </w:r>
            <w:proofErr w:type="spellStart"/>
            <w:r w:rsidRPr="00FC6AD9">
              <w:rPr>
                <w:color w:val="000000"/>
                <w:sz w:val="20"/>
              </w:rPr>
              <w:t>uu</w:t>
            </w:r>
            <w:proofErr w:type="spellEnd"/>
            <w:r w:rsidRPr="00FC6AD9">
              <w:rPr>
                <w:color w:val="000000"/>
                <w:sz w:val="20"/>
              </w:rPr>
              <w:t xml:space="preserve"> r </w:t>
            </w:r>
            <w:proofErr w:type="spellStart"/>
            <w:r w:rsidRPr="00FC6AD9">
              <w:rPr>
                <w:color w:val="000000"/>
                <w:sz w:val="20"/>
              </w:rPr>
              <w:t>i</w:t>
            </w:r>
            <w:proofErr w:type="spellEnd"/>
            <w:r w:rsidRPr="00FC6AD9">
              <w:rPr>
                <w:color w:val="000000"/>
                <w:sz w:val="20"/>
              </w:rPr>
              <w:t xml:space="preserve"> y a n</w:t>
            </w:r>
          </w:p>
        </w:tc>
        <w:tc>
          <w:tcPr>
            <w:tcW w:w="799" w:type="pct"/>
            <w:vAlign w:val="bottom"/>
          </w:tcPr>
          <w:p w14:paraId="3D4F30F0" w14:textId="77777777" w:rsidR="00885672" w:rsidRPr="00FC6AD9" w:rsidRDefault="00885672" w:rsidP="00B60A2A">
            <w:pPr>
              <w:rPr>
                <w:b/>
                <w:bCs/>
                <w:sz w:val="20"/>
                <w:szCs w:val="22"/>
              </w:rPr>
            </w:pPr>
            <w:proofErr w:type="spellStart"/>
            <w:proofErr w:type="gramStart"/>
            <w:r w:rsidRPr="00FC6AD9">
              <w:rPr>
                <w:color w:val="484848"/>
                <w:sz w:val="20"/>
              </w:rPr>
              <w:t>ek</w:t>
            </w:r>
            <w:proofErr w:type="spellEnd"/>
            <w:proofErr w:type="gramEnd"/>
          </w:p>
        </w:tc>
        <w:tc>
          <w:tcPr>
            <w:tcW w:w="868" w:type="pct"/>
            <w:vAlign w:val="bottom"/>
          </w:tcPr>
          <w:p w14:paraId="22152F58" w14:textId="2DD4C245" w:rsidR="00885672" w:rsidRPr="00FC6AD9" w:rsidRDefault="00885672" w:rsidP="00B60A2A">
            <w:pPr>
              <w:rPr>
                <w:b/>
                <w:bCs/>
                <w:sz w:val="20"/>
                <w:szCs w:val="22"/>
              </w:rPr>
            </w:pPr>
            <w:proofErr w:type="gramStart"/>
            <w:r w:rsidRPr="00FC6AD9">
              <w:rPr>
                <w:color w:val="000000"/>
                <w:sz w:val="20"/>
              </w:rPr>
              <w:t>e</w:t>
            </w:r>
            <w:proofErr w:type="gramEnd"/>
            <w:r w:rsidRPr="00FC6AD9">
              <w:rPr>
                <w:color w:val="000000"/>
                <w:sz w:val="20"/>
              </w:rPr>
              <w:t xml:space="preserve"> k</w:t>
            </w:r>
          </w:p>
        </w:tc>
        <w:tc>
          <w:tcPr>
            <w:tcW w:w="733" w:type="pct"/>
            <w:vAlign w:val="bottom"/>
          </w:tcPr>
          <w:p w14:paraId="21C619BD" w14:textId="77777777" w:rsidR="00885672" w:rsidRPr="00FC6AD9" w:rsidRDefault="00885672" w:rsidP="00B60A2A">
            <w:pPr>
              <w:rPr>
                <w:b/>
                <w:bCs/>
                <w:sz w:val="20"/>
                <w:szCs w:val="22"/>
              </w:rPr>
            </w:pPr>
            <w:proofErr w:type="spellStart"/>
            <w:proofErr w:type="gramStart"/>
            <w:r w:rsidRPr="00FC6AD9">
              <w:rPr>
                <w:color w:val="484848"/>
                <w:sz w:val="20"/>
              </w:rPr>
              <w:t>bhindi</w:t>
            </w:r>
            <w:proofErr w:type="spellEnd"/>
            <w:proofErr w:type="gramEnd"/>
          </w:p>
        </w:tc>
        <w:tc>
          <w:tcPr>
            <w:tcW w:w="932" w:type="pct"/>
            <w:vAlign w:val="bottom"/>
          </w:tcPr>
          <w:p w14:paraId="47D6282C" w14:textId="62AD7FE0" w:rsidR="00885672" w:rsidRPr="00FC6AD9" w:rsidRDefault="00885672" w:rsidP="00B60A2A">
            <w:pPr>
              <w:rPr>
                <w:b/>
                <w:bCs/>
                <w:sz w:val="20"/>
                <w:szCs w:val="22"/>
              </w:rPr>
            </w:pPr>
            <w:proofErr w:type="spellStart"/>
            <w:proofErr w:type="gramStart"/>
            <w:r w:rsidRPr="00FC6AD9">
              <w:rPr>
                <w:color w:val="000000"/>
                <w:sz w:val="20"/>
              </w:rPr>
              <w:t>b</w:t>
            </w:r>
            <w:proofErr w:type="gramEnd"/>
            <w:r w:rsidRPr="00FC6AD9">
              <w:rPr>
                <w:color w:val="000000"/>
                <w:sz w:val="20"/>
              </w:rPr>
              <w:t>:h</w:t>
            </w:r>
            <w:proofErr w:type="spellEnd"/>
            <w:r w:rsidRPr="00FC6AD9">
              <w:rPr>
                <w:color w:val="000000"/>
                <w:sz w:val="20"/>
              </w:rPr>
              <w:t xml:space="preserve"> </w:t>
            </w:r>
            <w:proofErr w:type="spellStart"/>
            <w:r w:rsidRPr="00FC6AD9">
              <w:rPr>
                <w:color w:val="000000"/>
                <w:sz w:val="20"/>
              </w:rPr>
              <w:t>i</w:t>
            </w:r>
            <w:proofErr w:type="spellEnd"/>
            <w:r w:rsidRPr="00FC6AD9">
              <w:rPr>
                <w:color w:val="000000"/>
                <w:sz w:val="20"/>
              </w:rPr>
              <w:t xml:space="preserve"> </w:t>
            </w:r>
            <w:proofErr w:type="spellStart"/>
            <w:r w:rsidRPr="00FC6AD9">
              <w:rPr>
                <w:color w:val="000000"/>
                <w:sz w:val="20"/>
              </w:rPr>
              <w:t>n:d</w:t>
            </w:r>
            <w:proofErr w:type="spellEnd"/>
            <w:r w:rsidRPr="00FC6AD9">
              <w:rPr>
                <w:color w:val="000000"/>
                <w:sz w:val="20"/>
              </w:rPr>
              <w:t>. ii</w:t>
            </w:r>
          </w:p>
        </w:tc>
      </w:tr>
      <w:tr w:rsidR="00885672" w:rsidRPr="00FC6AD9" w14:paraId="464CD12A" w14:textId="77777777" w:rsidTr="00885672">
        <w:tc>
          <w:tcPr>
            <w:tcW w:w="801" w:type="pct"/>
            <w:vAlign w:val="bottom"/>
          </w:tcPr>
          <w:p w14:paraId="30F1AB55" w14:textId="77777777" w:rsidR="00885672" w:rsidRPr="00FC6AD9" w:rsidRDefault="00885672" w:rsidP="00B60A2A">
            <w:pPr>
              <w:rPr>
                <w:b/>
                <w:bCs/>
                <w:sz w:val="20"/>
                <w:szCs w:val="22"/>
              </w:rPr>
            </w:pPr>
            <w:proofErr w:type="spellStart"/>
            <w:proofErr w:type="gramStart"/>
            <w:r w:rsidRPr="00FC6AD9">
              <w:rPr>
                <w:color w:val="484848"/>
                <w:sz w:val="20"/>
              </w:rPr>
              <w:t>pakora</w:t>
            </w:r>
            <w:proofErr w:type="spellEnd"/>
            <w:proofErr w:type="gramEnd"/>
          </w:p>
        </w:tc>
        <w:tc>
          <w:tcPr>
            <w:tcW w:w="867" w:type="pct"/>
            <w:vAlign w:val="bottom"/>
          </w:tcPr>
          <w:p w14:paraId="42469EA4" w14:textId="44F7C803" w:rsidR="00885672" w:rsidRPr="00FC6AD9" w:rsidRDefault="00885672" w:rsidP="00B60A2A">
            <w:pPr>
              <w:rPr>
                <w:b/>
                <w:bCs/>
                <w:sz w:val="20"/>
                <w:szCs w:val="22"/>
              </w:rPr>
            </w:pPr>
            <w:proofErr w:type="gramStart"/>
            <w:r w:rsidRPr="00FC6AD9">
              <w:rPr>
                <w:color w:val="000000"/>
                <w:sz w:val="20"/>
              </w:rPr>
              <w:t>p</w:t>
            </w:r>
            <w:proofErr w:type="gramEnd"/>
            <w:r w:rsidRPr="00FC6AD9">
              <w:rPr>
                <w:color w:val="000000"/>
                <w:sz w:val="20"/>
              </w:rPr>
              <w:t xml:space="preserve"> a k o r. </w:t>
            </w:r>
            <w:proofErr w:type="spellStart"/>
            <w:r w:rsidRPr="00FC6AD9">
              <w:rPr>
                <w:color w:val="000000"/>
                <w:sz w:val="20"/>
              </w:rPr>
              <w:t>aa</w:t>
            </w:r>
            <w:proofErr w:type="spellEnd"/>
          </w:p>
        </w:tc>
        <w:tc>
          <w:tcPr>
            <w:tcW w:w="799" w:type="pct"/>
            <w:vAlign w:val="bottom"/>
          </w:tcPr>
          <w:p w14:paraId="2A40CD59" w14:textId="77777777" w:rsidR="00885672" w:rsidRPr="00FC6AD9" w:rsidRDefault="00885672" w:rsidP="00B60A2A">
            <w:pPr>
              <w:rPr>
                <w:b/>
                <w:bCs/>
                <w:sz w:val="20"/>
                <w:szCs w:val="22"/>
              </w:rPr>
            </w:pPr>
            <w:proofErr w:type="gramStart"/>
            <w:r w:rsidRPr="00FC6AD9">
              <w:rPr>
                <w:color w:val="484848"/>
                <w:sz w:val="20"/>
              </w:rPr>
              <w:t>do</w:t>
            </w:r>
            <w:proofErr w:type="gramEnd"/>
          </w:p>
        </w:tc>
        <w:tc>
          <w:tcPr>
            <w:tcW w:w="868" w:type="pct"/>
            <w:vAlign w:val="bottom"/>
          </w:tcPr>
          <w:p w14:paraId="1312AC05" w14:textId="562D9A58" w:rsidR="00885672" w:rsidRPr="00FC6AD9" w:rsidRDefault="00885672" w:rsidP="00B60A2A">
            <w:pPr>
              <w:rPr>
                <w:b/>
                <w:bCs/>
                <w:sz w:val="20"/>
                <w:szCs w:val="22"/>
              </w:rPr>
            </w:pPr>
            <w:proofErr w:type="gramStart"/>
            <w:r w:rsidRPr="00FC6AD9">
              <w:rPr>
                <w:color w:val="000000"/>
                <w:sz w:val="20"/>
              </w:rPr>
              <w:t>d</w:t>
            </w:r>
            <w:proofErr w:type="gramEnd"/>
            <w:r w:rsidRPr="00FC6AD9">
              <w:rPr>
                <w:color w:val="000000"/>
                <w:sz w:val="20"/>
              </w:rPr>
              <w:t xml:space="preserve"> o</w:t>
            </w:r>
          </w:p>
        </w:tc>
        <w:tc>
          <w:tcPr>
            <w:tcW w:w="733" w:type="pct"/>
            <w:vAlign w:val="bottom"/>
          </w:tcPr>
          <w:p w14:paraId="4E5E09BE" w14:textId="77777777" w:rsidR="00885672" w:rsidRPr="00FC6AD9" w:rsidRDefault="00885672" w:rsidP="00B60A2A">
            <w:pPr>
              <w:rPr>
                <w:b/>
                <w:bCs/>
                <w:sz w:val="20"/>
                <w:szCs w:val="22"/>
              </w:rPr>
            </w:pPr>
            <w:proofErr w:type="spellStart"/>
            <w:proofErr w:type="gramStart"/>
            <w:r w:rsidRPr="00FC6AD9">
              <w:rPr>
                <w:color w:val="484848"/>
                <w:sz w:val="20"/>
              </w:rPr>
              <w:t>channa</w:t>
            </w:r>
            <w:proofErr w:type="spellEnd"/>
            <w:proofErr w:type="gramEnd"/>
          </w:p>
        </w:tc>
        <w:tc>
          <w:tcPr>
            <w:tcW w:w="932" w:type="pct"/>
            <w:vAlign w:val="bottom"/>
          </w:tcPr>
          <w:p w14:paraId="08A89445" w14:textId="350FB1CE" w:rsidR="00885672" w:rsidRPr="00FC6AD9" w:rsidRDefault="00885672" w:rsidP="00B60A2A">
            <w:pPr>
              <w:rPr>
                <w:b/>
                <w:bCs/>
                <w:sz w:val="20"/>
                <w:szCs w:val="22"/>
              </w:rPr>
            </w:pPr>
            <w:proofErr w:type="spellStart"/>
            <w:r w:rsidRPr="00FC6AD9">
              <w:rPr>
                <w:color w:val="000000"/>
                <w:sz w:val="20"/>
              </w:rPr>
              <w:t>ch</w:t>
            </w:r>
            <w:proofErr w:type="spellEnd"/>
            <w:r w:rsidRPr="00FC6AD9">
              <w:rPr>
                <w:color w:val="000000"/>
                <w:sz w:val="20"/>
              </w:rPr>
              <w:t xml:space="preserve"> a n </w:t>
            </w:r>
            <w:proofErr w:type="spellStart"/>
            <w:r w:rsidRPr="00FC6AD9">
              <w:rPr>
                <w:color w:val="000000"/>
                <w:sz w:val="20"/>
              </w:rPr>
              <w:t>aa</w:t>
            </w:r>
            <w:proofErr w:type="spellEnd"/>
          </w:p>
        </w:tc>
      </w:tr>
      <w:tr w:rsidR="00885672" w:rsidRPr="00FC6AD9" w14:paraId="7A2E5BD7" w14:textId="77777777" w:rsidTr="00885672">
        <w:tc>
          <w:tcPr>
            <w:tcW w:w="801" w:type="pct"/>
            <w:vAlign w:val="bottom"/>
          </w:tcPr>
          <w:p w14:paraId="0C0117A5" w14:textId="77777777" w:rsidR="00885672" w:rsidRPr="00FC6AD9" w:rsidRDefault="00885672" w:rsidP="00B60A2A">
            <w:pPr>
              <w:rPr>
                <w:b/>
                <w:bCs/>
                <w:sz w:val="20"/>
                <w:szCs w:val="22"/>
              </w:rPr>
            </w:pPr>
            <w:proofErr w:type="spellStart"/>
            <w:proofErr w:type="gramStart"/>
            <w:r w:rsidRPr="00FC6AD9">
              <w:rPr>
                <w:color w:val="484848"/>
                <w:sz w:val="20"/>
              </w:rPr>
              <w:t>papad</w:t>
            </w:r>
            <w:proofErr w:type="spellEnd"/>
            <w:proofErr w:type="gramEnd"/>
          </w:p>
        </w:tc>
        <w:tc>
          <w:tcPr>
            <w:tcW w:w="867" w:type="pct"/>
            <w:vAlign w:val="bottom"/>
          </w:tcPr>
          <w:p w14:paraId="20F4D130" w14:textId="70C0FF0B" w:rsidR="00885672" w:rsidRPr="00FC6AD9" w:rsidRDefault="00885672" w:rsidP="00B60A2A">
            <w:pPr>
              <w:rPr>
                <w:b/>
                <w:bCs/>
                <w:sz w:val="20"/>
                <w:szCs w:val="22"/>
              </w:rPr>
            </w:pPr>
            <w:proofErr w:type="gramStart"/>
            <w:r w:rsidRPr="00FC6AD9">
              <w:rPr>
                <w:color w:val="000000"/>
                <w:sz w:val="20"/>
              </w:rPr>
              <w:t>p</w:t>
            </w:r>
            <w:proofErr w:type="gram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p a r.</w:t>
            </w:r>
          </w:p>
        </w:tc>
        <w:tc>
          <w:tcPr>
            <w:tcW w:w="799" w:type="pct"/>
            <w:vAlign w:val="bottom"/>
          </w:tcPr>
          <w:p w14:paraId="6B09D369" w14:textId="77777777" w:rsidR="00885672" w:rsidRPr="00FC6AD9" w:rsidRDefault="00885672" w:rsidP="00B60A2A">
            <w:pPr>
              <w:rPr>
                <w:b/>
                <w:bCs/>
                <w:sz w:val="20"/>
                <w:szCs w:val="22"/>
              </w:rPr>
            </w:pPr>
            <w:proofErr w:type="spellStart"/>
            <w:proofErr w:type="gramStart"/>
            <w:r w:rsidRPr="00FC6AD9">
              <w:rPr>
                <w:color w:val="484848"/>
                <w:sz w:val="20"/>
              </w:rPr>
              <w:t>theen</w:t>
            </w:r>
            <w:proofErr w:type="spellEnd"/>
            <w:proofErr w:type="gramEnd"/>
          </w:p>
        </w:tc>
        <w:tc>
          <w:tcPr>
            <w:tcW w:w="868" w:type="pct"/>
            <w:vAlign w:val="bottom"/>
          </w:tcPr>
          <w:p w14:paraId="73004D17" w14:textId="2E871489" w:rsidR="00885672" w:rsidRPr="00FC6AD9" w:rsidRDefault="00885672" w:rsidP="00B60A2A">
            <w:pPr>
              <w:rPr>
                <w:b/>
                <w:bCs/>
                <w:sz w:val="20"/>
                <w:szCs w:val="22"/>
              </w:rPr>
            </w:pPr>
            <w:proofErr w:type="spellStart"/>
            <w:proofErr w:type="gramStart"/>
            <w:r w:rsidRPr="00FC6AD9">
              <w:rPr>
                <w:color w:val="000000"/>
                <w:sz w:val="20"/>
              </w:rPr>
              <w:t>th</w:t>
            </w:r>
            <w:proofErr w:type="spellEnd"/>
            <w:proofErr w:type="gramEnd"/>
            <w:r w:rsidRPr="00FC6AD9">
              <w:rPr>
                <w:color w:val="000000"/>
                <w:sz w:val="20"/>
              </w:rPr>
              <w:t xml:space="preserve"> ii n</w:t>
            </w:r>
          </w:p>
        </w:tc>
        <w:tc>
          <w:tcPr>
            <w:tcW w:w="733" w:type="pct"/>
            <w:vAlign w:val="bottom"/>
          </w:tcPr>
          <w:p w14:paraId="6D9A6590" w14:textId="77777777" w:rsidR="00885672" w:rsidRPr="00FC6AD9" w:rsidRDefault="00885672" w:rsidP="00B60A2A">
            <w:pPr>
              <w:rPr>
                <w:b/>
                <w:bCs/>
                <w:sz w:val="20"/>
                <w:szCs w:val="22"/>
              </w:rPr>
            </w:pPr>
            <w:proofErr w:type="spellStart"/>
            <w:proofErr w:type="gramStart"/>
            <w:r w:rsidRPr="00FC6AD9">
              <w:rPr>
                <w:color w:val="484848"/>
                <w:sz w:val="20"/>
              </w:rPr>
              <w:t>gajar</w:t>
            </w:r>
            <w:proofErr w:type="spellEnd"/>
            <w:proofErr w:type="gramEnd"/>
          </w:p>
        </w:tc>
        <w:tc>
          <w:tcPr>
            <w:tcW w:w="932" w:type="pct"/>
            <w:vAlign w:val="bottom"/>
          </w:tcPr>
          <w:p w14:paraId="5737290A" w14:textId="36250839" w:rsidR="00885672" w:rsidRPr="00FC6AD9" w:rsidRDefault="00885672" w:rsidP="00B60A2A">
            <w:pPr>
              <w:rPr>
                <w:b/>
                <w:bCs/>
                <w:sz w:val="20"/>
                <w:szCs w:val="22"/>
              </w:rPr>
            </w:pPr>
            <w:proofErr w:type="gramStart"/>
            <w:r w:rsidRPr="00FC6AD9">
              <w:rPr>
                <w:color w:val="000000"/>
                <w:sz w:val="20"/>
              </w:rPr>
              <w:t>g</w:t>
            </w:r>
            <w:proofErr w:type="gram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j a r</w:t>
            </w:r>
          </w:p>
        </w:tc>
      </w:tr>
      <w:tr w:rsidR="00885672" w:rsidRPr="00FC6AD9" w14:paraId="434FF401" w14:textId="77777777" w:rsidTr="00885672">
        <w:tc>
          <w:tcPr>
            <w:tcW w:w="801" w:type="pct"/>
            <w:vAlign w:val="bottom"/>
          </w:tcPr>
          <w:p w14:paraId="5F8646EE" w14:textId="77777777" w:rsidR="00885672" w:rsidRPr="00FC6AD9" w:rsidRDefault="00885672" w:rsidP="00B60A2A">
            <w:pPr>
              <w:rPr>
                <w:b/>
                <w:bCs/>
                <w:sz w:val="20"/>
                <w:szCs w:val="22"/>
              </w:rPr>
            </w:pPr>
            <w:proofErr w:type="gramStart"/>
            <w:r w:rsidRPr="00FC6AD9">
              <w:rPr>
                <w:color w:val="484848"/>
                <w:sz w:val="20"/>
              </w:rPr>
              <w:t>samosa</w:t>
            </w:r>
            <w:proofErr w:type="gramEnd"/>
          </w:p>
        </w:tc>
        <w:tc>
          <w:tcPr>
            <w:tcW w:w="867" w:type="pct"/>
            <w:vAlign w:val="bottom"/>
          </w:tcPr>
          <w:p w14:paraId="3D5C142B" w14:textId="37052EAD" w:rsidR="00885672" w:rsidRPr="00FC6AD9" w:rsidRDefault="00885672" w:rsidP="00B60A2A">
            <w:pPr>
              <w:rPr>
                <w:b/>
                <w:bCs/>
                <w:sz w:val="20"/>
                <w:szCs w:val="22"/>
              </w:rPr>
            </w:pPr>
            <w:proofErr w:type="gramStart"/>
            <w:r w:rsidRPr="00FC6AD9">
              <w:rPr>
                <w:color w:val="000000"/>
                <w:sz w:val="20"/>
              </w:rPr>
              <w:t>s</w:t>
            </w:r>
            <w:proofErr w:type="gramEnd"/>
            <w:r w:rsidRPr="00FC6AD9">
              <w:rPr>
                <w:color w:val="000000"/>
                <w:sz w:val="20"/>
              </w:rPr>
              <w:t xml:space="preserve"> a m o s </w:t>
            </w:r>
            <w:proofErr w:type="spellStart"/>
            <w:r w:rsidRPr="00FC6AD9">
              <w:rPr>
                <w:color w:val="000000"/>
                <w:sz w:val="20"/>
              </w:rPr>
              <w:t>aa</w:t>
            </w:r>
            <w:proofErr w:type="spellEnd"/>
          </w:p>
        </w:tc>
        <w:tc>
          <w:tcPr>
            <w:tcW w:w="799" w:type="pct"/>
            <w:vAlign w:val="bottom"/>
          </w:tcPr>
          <w:p w14:paraId="107E8B31" w14:textId="77777777" w:rsidR="00885672" w:rsidRPr="00FC6AD9" w:rsidRDefault="00885672" w:rsidP="00B60A2A">
            <w:pPr>
              <w:rPr>
                <w:b/>
                <w:bCs/>
                <w:sz w:val="20"/>
                <w:szCs w:val="22"/>
              </w:rPr>
            </w:pPr>
            <w:proofErr w:type="spellStart"/>
            <w:proofErr w:type="gramStart"/>
            <w:r w:rsidRPr="00FC6AD9">
              <w:rPr>
                <w:color w:val="484848"/>
                <w:sz w:val="20"/>
              </w:rPr>
              <w:t>chaar</w:t>
            </w:r>
            <w:proofErr w:type="spellEnd"/>
            <w:proofErr w:type="gramEnd"/>
          </w:p>
        </w:tc>
        <w:tc>
          <w:tcPr>
            <w:tcW w:w="868" w:type="pct"/>
            <w:vAlign w:val="bottom"/>
          </w:tcPr>
          <w:p w14:paraId="61AE9AE9" w14:textId="0F2B9B32" w:rsidR="00885672" w:rsidRPr="00FC6AD9" w:rsidRDefault="00885672" w:rsidP="00B60A2A">
            <w:pPr>
              <w:rPr>
                <w:b/>
                <w:bCs/>
                <w:sz w:val="20"/>
                <w:szCs w:val="22"/>
              </w:rPr>
            </w:pPr>
            <w:proofErr w:type="spellStart"/>
            <w:r w:rsidRPr="00FC6AD9">
              <w:rPr>
                <w:color w:val="000000"/>
                <w:sz w:val="20"/>
              </w:rPr>
              <w:t>ch</w:t>
            </w:r>
            <w:proofErr w:type="spell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r</w:t>
            </w:r>
          </w:p>
        </w:tc>
        <w:tc>
          <w:tcPr>
            <w:tcW w:w="733" w:type="pct"/>
            <w:vAlign w:val="bottom"/>
          </w:tcPr>
          <w:p w14:paraId="0279BAC2" w14:textId="77777777" w:rsidR="00885672" w:rsidRPr="00FC6AD9" w:rsidRDefault="00885672" w:rsidP="00B60A2A">
            <w:pPr>
              <w:rPr>
                <w:b/>
                <w:bCs/>
                <w:sz w:val="20"/>
                <w:szCs w:val="22"/>
              </w:rPr>
            </w:pPr>
            <w:proofErr w:type="spellStart"/>
            <w:proofErr w:type="gramStart"/>
            <w:r w:rsidRPr="00FC6AD9">
              <w:rPr>
                <w:color w:val="484848"/>
                <w:sz w:val="20"/>
              </w:rPr>
              <w:t>gobi</w:t>
            </w:r>
            <w:proofErr w:type="spellEnd"/>
            <w:proofErr w:type="gramEnd"/>
          </w:p>
        </w:tc>
        <w:tc>
          <w:tcPr>
            <w:tcW w:w="932" w:type="pct"/>
            <w:vAlign w:val="bottom"/>
          </w:tcPr>
          <w:p w14:paraId="12FE5D5A" w14:textId="45B94B1F" w:rsidR="00885672" w:rsidRPr="00FC6AD9" w:rsidRDefault="00885672" w:rsidP="00B60A2A">
            <w:pPr>
              <w:rPr>
                <w:b/>
                <w:bCs/>
                <w:sz w:val="20"/>
                <w:szCs w:val="22"/>
              </w:rPr>
            </w:pPr>
            <w:proofErr w:type="gramStart"/>
            <w:r w:rsidRPr="00FC6AD9">
              <w:rPr>
                <w:color w:val="000000"/>
                <w:sz w:val="20"/>
              </w:rPr>
              <w:t>g</w:t>
            </w:r>
            <w:proofErr w:type="gramEnd"/>
            <w:r w:rsidRPr="00FC6AD9">
              <w:rPr>
                <w:color w:val="000000"/>
                <w:sz w:val="20"/>
              </w:rPr>
              <w:t xml:space="preserve"> o b ii</w:t>
            </w:r>
          </w:p>
        </w:tc>
      </w:tr>
      <w:tr w:rsidR="00885672" w:rsidRPr="00FC6AD9" w14:paraId="713AB0E3" w14:textId="77777777" w:rsidTr="00885672">
        <w:tc>
          <w:tcPr>
            <w:tcW w:w="801" w:type="pct"/>
            <w:vAlign w:val="bottom"/>
          </w:tcPr>
          <w:p w14:paraId="6D509E95" w14:textId="77777777" w:rsidR="00885672" w:rsidRPr="00FC6AD9" w:rsidRDefault="00885672" w:rsidP="00B60A2A">
            <w:pPr>
              <w:rPr>
                <w:b/>
                <w:bCs/>
                <w:sz w:val="20"/>
                <w:szCs w:val="22"/>
              </w:rPr>
            </w:pPr>
            <w:proofErr w:type="spellStart"/>
            <w:proofErr w:type="gramStart"/>
            <w:r w:rsidRPr="00FC6AD9">
              <w:rPr>
                <w:color w:val="484848"/>
                <w:sz w:val="20"/>
              </w:rPr>
              <w:t>vada</w:t>
            </w:r>
            <w:proofErr w:type="spellEnd"/>
            <w:proofErr w:type="gramEnd"/>
          </w:p>
        </w:tc>
        <w:tc>
          <w:tcPr>
            <w:tcW w:w="867" w:type="pct"/>
            <w:vAlign w:val="bottom"/>
          </w:tcPr>
          <w:p w14:paraId="48E09A43" w14:textId="5CDC690E" w:rsidR="00885672" w:rsidRPr="00FC6AD9" w:rsidRDefault="00885672" w:rsidP="00B60A2A">
            <w:pPr>
              <w:rPr>
                <w:b/>
                <w:bCs/>
                <w:sz w:val="20"/>
                <w:szCs w:val="22"/>
              </w:rPr>
            </w:pPr>
            <w:proofErr w:type="gramStart"/>
            <w:r w:rsidRPr="00FC6AD9">
              <w:rPr>
                <w:color w:val="000000"/>
                <w:sz w:val="20"/>
              </w:rPr>
              <w:t>v</w:t>
            </w:r>
            <w:proofErr w:type="gramEnd"/>
            <w:r w:rsidRPr="00FC6AD9">
              <w:rPr>
                <w:color w:val="000000"/>
                <w:sz w:val="20"/>
              </w:rPr>
              <w:t xml:space="preserve"> a d. </w:t>
            </w:r>
            <w:proofErr w:type="spellStart"/>
            <w:r w:rsidRPr="00FC6AD9">
              <w:rPr>
                <w:color w:val="000000"/>
                <w:sz w:val="20"/>
              </w:rPr>
              <w:t>aa</w:t>
            </w:r>
            <w:proofErr w:type="spellEnd"/>
            <w:r w:rsidRPr="00FC6AD9">
              <w:rPr>
                <w:color w:val="000000"/>
                <w:sz w:val="20"/>
              </w:rPr>
              <w:t xml:space="preserve"> </w:t>
            </w:r>
          </w:p>
        </w:tc>
        <w:tc>
          <w:tcPr>
            <w:tcW w:w="799" w:type="pct"/>
            <w:vAlign w:val="bottom"/>
          </w:tcPr>
          <w:p w14:paraId="6B8AD7FA" w14:textId="77777777" w:rsidR="00885672" w:rsidRPr="00FC6AD9" w:rsidRDefault="00885672" w:rsidP="00B60A2A">
            <w:pPr>
              <w:rPr>
                <w:b/>
                <w:bCs/>
                <w:sz w:val="20"/>
                <w:szCs w:val="22"/>
              </w:rPr>
            </w:pPr>
            <w:proofErr w:type="spellStart"/>
            <w:proofErr w:type="gramStart"/>
            <w:r w:rsidRPr="00FC6AD9">
              <w:rPr>
                <w:color w:val="484848"/>
                <w:sz w:val="20"/>
              </w:rPr>
              <w:t>paanch</w:t>
            </w:r>
            <w:proofErr w:type="spellEnd"/>
            <w:proofErr w:type="gramEnd"/>
          </w:p>
        </w:tc>
        <w:tc>
          <w:tcPr>
            <w:tcW w:w="868" w:type="pct"/>
            <w:vAlign w:val="bottom"/>
          </w:tcPr>
          <w:p w14:paraId="488C7147" w14:textId="16ED9553" w:rsidR="00885672" w:rsidRPr="00FC6AD9" w:rsidRDefault="00885672" w:rsidP="00B60A2A">
            <w:pPr>
              <w:rPr>
                <w:b/>
                <w:bCs/>
                <w:sz w:val="20"/>
                <w:szCs w:val="22"/>
              </w:rPr>
            </w:pPr>
            <w:proofErr w:type="gramStart"/>
            <w:r w:rsidRPr="00FC6AD9">
              <w:rPr>
                <w:color w:val="000000"/>
                <w:sz w:val="20"/>
              </w:rPr>
              <w:t>p</w:t>
            </w:r>
            <w:proofErr w:type="gram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w:t>
            </w:r>
            <w:proofErr w:type="spellStart"/>
            <w:r w:rsidRPr="00FC6AD9">
              <w:rPr>
                <w:color w:val="000000"/>
                <w:sz w:val="20"/>
              </w:rPr>
              <w:t>n:ch</w:t>
            </w:r>
            <w:proofErr w:type="spellEnd"/>
          </w:p>
        </w:tc>
        <w:tc>
          <w:tcPr>
            <w:tcW w:w="733" w:type="pct"/>
            <w:vAlign w:val="bottom"/>
          </w:tcPr>
          <w:p w14:paraId="4EE29A84" w14:textId="77777777" w:rsidR="00885672" w:rsidRPr="00FC6AD9" w:rsidRDefault="00885672" w:rsidP="00B60A2A">
            <w:pPr>
              <w:rPr>
                <w:b/>
                <w:bCs/>
                <w:sz w:val="20"/>
                <w:szCs w:val="22"/>
              </w:rPr>
            </w:pPr>
            <w:proofErr w:type="spellStart"/>
            <w:proofErr w:type="gramStart"/>
            <w:r w:rsidRPr="00FC6AD9">
              <w:rPr>
                <w:color w:val="484848"/>
                <w:sz w:val="20"/>
              </w:rPr>
              <w:t>matar</w:t>
            </w:r>
            <w:proofErr w:type="spellEnd"/>
            <w:proofErr w:type="gramEnd"/>
          </w:p>
        </w:tc>
        <w:tc>
          <w:tcPr>
            <w:tcW w:w="932" w:type="pct"/>
            <w:vAlign w:val="bottom"/>
          </w:tcPr>
          <w:p w14:paraId="664E9F1B" w14:textId="7083CAFC" w:rsidR="00885672" w:rsidRPr="00FC6AD9" w:rsidRDefault="00885672" w:rsidP="00B60A2A">
            <w:pPr>
              <w:rPr>
                <w:b/>
                <w:bCs/>
                <w:sz w:val="20"/>
                <w:szCs w:val="22"/>
              </w:rPr>
            </w:pPr>
            <w:proofErr w:type="gramStart"/>
            <w:r w:rsidRPr="00FC6AD9">
              <w:rPr>
                <w:color w:val="000000"/>
                <w:sz w:val="20"/>
              </w:rPr>
              <w:t>m</w:t>
            </w:r>
            <w:proofErr w:type="gramEnd"/>
            <w:r w:rsidRPr="00FC6AD9">
              <w:rPr>
                <w:color w:val="000000"/>
                <w:sz w:val="20"/>
              </w:rPr>
              <w:t xml:space="preserve"> a t a r</w:t>
            </w:r>
          </w:p>
        </w:tc>
      </w:tr>
      <w:tr w:rsidR="00885672" w:rsidRPr="00FC6AD9" w14:paraId="717A71E0" w14:textId="77777777" w:rsidTr="00885672">
        <w:tc>
          <w:tcPr>
            <w:tcW w:w="801" w:type="pct"/>
            <w:vAlign w:val="bottom"/>
          </w:tcPr>
          <w:p w14:paraId="73A0EBBF" w14:textId="77777777" w:rsidR="00885672" w:rsidRPr="00FC6AD9" w:rsidRDefault="00885672" w:rsidP="00B60A2A">
            <w:pPr>
              <w:rPr>
                <w:b/>
                <w:bCs/>
                <w:sz w:val="20"/>
                <w:szCs w:val="22"/>
              </w:rPr>
            </w:pPr>
            <w:proofErr w:type="spellStart"/>
            <w:proofErr w:type="gramStart"/>
            <w:r w:rsidRPr="00FC6AD9">
              <w:rPr>
                <w:color w:val="484848"/>
                <w:sz w:val="20"/>
              </w:rPr>
              <w:t>lassi</w:t>
            </w:r>
            <w:proofErr w:type="spellEnd"/>
            <w:proofErr w:type="gramEnd"/>
          </w:p>
        </w:tc>
        <w:tc>
          <w:tcPr>
            <w:tcW w:w="867" w:type="pct"/>
            <w:vAlign w:val="bottom"/>
          </w:tcPr>
          <w:p w14:paraId="7F81052E" w14:textId="0EB71F7F" w:rsidR="00885672" w:rsidRPr="00FC6AD9" w:rsidRDefault="00885672" w:rsidP="00B60A2A">
            <w:pPr>
              <w:rPr>
                <w:b/>
                <w:bCs/>
                <w:sz w:val="20"/>
                <w:szCs w:val="22"/>
              </w:rPr>
            </w:pPr>
            <w:proofErr w:type="gramStart"/>
            <w:r w:rsidRPr="00FC6AD9">
              <w:rPr>
                <w:color w:val="000000"/>
                <w:sz w:val="20"/>
              </w:rPr>
              <w:t>l</w:t>
            </w:r>
            <w:proofErr w:type="gramEnd"/>
            <w:r w:rsidRPr="00FC6AD9">
              <w:rPr>
                <w:color w:val="000000"/>
                <w:sz w:val="20"/>
              </w:rPr>
              <w:t xml:space="preserve"> as s ii</w:t>
            </w:r>
          </w:p>
        </w:tc>
        <w:tc>
          <w:tcPr>
            <w:tcW w:w="799" w:type="pct"/>
            <w:vAlign w:val="bottom"/>
          </w:tcPr>
          <w:p w14:paraId="13B0AD39" w14:textId="77777777" w:rsidR="00885672" w:rsidRPr="00FC6AD9" w:rsidRDefault="00885672" w:rsidP="00B60A2A">
            <w:pPr>
              <w:rPr>
                <w:b/>
                <w:bCs/>
                <w:sz w:val="20"/>
                <w:szCs w:val="22"/>
              </w:rPr>
            </w:pPr>
            <w:proofErr w:type="spellStart"/>
            <w:proofErr w:type="gramStart"/>
            <w:r w:rsidRPr="00FC6AD9">
              <w:rPr>
                <w:color w:val="484848"/>
                <w:sz w:val="20"/>
              </w:rPr>
              <w:t>che</w:t>
            </w:r>
            <w:proofErr w:type="spellEnd"/>
            <w:proofErr w:type="gramEnd"/>
          </w:p>
        </w:tc>
        <w:tc>
          <w:tcPr>
            <w:tcW w:w="868" w:type="pct"/>
            <w:vAlign w:val="bottom"/>
          </w:tcPr>
          <w:p w14:paraId="7BF232C1" w14:textId="3386418F" w:rsidR="00885672" w:rsidRPr="00FC6AD9" w:rsidRDefault="00885672" w:rsidP="00B60A2A">
            <w:pPr>
              <w:rPr>
                <w:b/>
                <w:bCs/>
                <w:sz w:val="20"/>
                <w:szCs w:val="22"/>
              </w:rPr>
            </w:pPr>
            <w:proofErr w:type="spellStart"/>
            <w:r w:rsidRPr="00FC6AD9">
              <w:rPr>
                <w:color w:val="000000"/>
                <w:sz w:val="20"/>
              </w:rPr>
              <w:t>ch</w:t>
            </w:r>
            <w:proofErr w:type="spellEnd"/>
            <w:r w:rsidRPr="00FC6AD9">
              <w:rPr>
                <w:color w:val="000000"/>
                <w:sz w:val="20"/>
              </w:rPr>
              <w:t xml:space="preserve"> h</w:t>
            </w:r>
          </w:p>
        </w:tc>
        <w:tc>
          <w:tcPr>
            <w:tcW w:w="733" w:type="pct"/>
            <w:vAlign w:val="bottom"/>
          </w:tcPr>
          <w:p w14:paraId="15920828" w14:textId="77777777" w:rsidR="00885672" w:rsidRPr="00FC6AD9" w:rsidRDefault="00885672" w:rsidP="00B60A2A">
            <w:pPr>
              <w:rPr>
                <w:b/>
                <w:bCs/>
                <w:sz w:val="20"/>
                <w:szCs w:val="22"/>
              </w:rPr>
            </w:pPr>
            <w:proofErr w:type="spellStart"/>
            <w:proofErr w:type="gramStart"/>
            <w:r w:rsidRPr="00FC6AD9">
              <w:rPr>
                <w:color w:val="484848"/>
                <w:sz w:val="20"/>
              </w:rPr>
              <w:t>palak</w:t>
            </w:r>
            <w:proofErr w:type="spellEnd"/>
            <w:proofErr w:type="gramEnd"/>
          </w:p>
        </w:tc>
        <w:tc>
          <w:tcPr>
            <w:tcW w:w="932" w:type="pct"/>
            <w:vAlign w:val="bottom"/>
          </w:tcPr>
          <w:p w14:paraId="1E4FABB1" w14:textId="0B0F26E0" w:rsidR="00885672" w:rsidRPr="00FC6AD9" w:rsidRDefault="00885672" w:rsidP="00B60A2A">
            <w:pPr>
              <w:rPr>
                <w:b/>
                <w:bCs/>
                <w:sz w:val="20"/>
                <w:szCs w:val="22"/>
              </w:rPr>
            </w:pPr>
            <w:proofErr w:type="gramStart"/>
            <w:r w:rsidRPr="00FC6AD9">
              <w:rPr>
                <w:color w:val="000000"/>
                <w:sz w:val="20"/>
              </w:rPr>
              <w:t>p</w:t>
            </w:r>
            <w:proofErr w:type="gram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l a k</w:t>
            </w:r>
          </w:p>
        </w:tc>
      </w:tr>
      <w:tr w:rsidR="00885672" w:rsidRPr="00FC6AD9" w14:paraId="0E7420D7" w14:textId="77777777" w:rsidTr="00885672">
        <w:tc>
          <w:tcPr>
            <w:tcW w:w="801" w:type="pct"/>
            <w:vAlign w:val="bottom"/>
          </w:tcPr>
          <w:p w14:paraId="016F90A5" w14:textId="77777777" w:rsidR="00885672" w:rsidRPr="00FC6AD9" w:rsidRDefault="00885672" w:rsidP="00B60A2A">
            <w:pPr>
              <w:rPr>
                <w:b/>
                <w:bCs/>
                <w:sz w:val="20"/>
                <w:szCs w:val="22"/>
              </w:rPr>
            </w:pPr>
            <w:proofErr w:type="spellStart"/>
            <w:proofErr w:type="gramStart"/>
            <w:r w:rsidRPr="00FC6AD9">
              <w:rPr>
                <w:color w:val="484848"/>
                <w:sz w:val="20"/>
              </w:rPr>
              <w:t>batura</w:t>
            </w:r>
            <w:proofErr w:type="spellEnd"/>
            <w:proofErr w:type="gramEnd"/>
          </w:p>
        </w:tc>
        <w:tc>
          <w:tcPr>
            <w:tcW w:w="867" w:type="pct"/>
            <w:vAlign w:val="bottom"/>
          </w:tcPr>
          <w:p w14:paraId="300CBD91" w14:textId="224003B6" w:rsidR="00885672" w:rsidRPr="00FC6AD9" w:rsidRDefault="00885672" w:rsidP="00B60A2A">
            <w:pPr>
              <w:rPr>
                <w:b/>
                <w:bCs/>
                <w:sz w:val="20"/>
                <w:szCs w:val="22"/>
              </w:rPr>
            </w:pPr>
            <w:proofErr w:type="spellStart"/>
            <w:proofErr w:type="gramStart"/>
            <w:r w:rsidRPr="00FC6AD9">
              <w:rPr>
                <w:color w:val="000000"/>
                <w:sz w:val="20"/>
              </w:rPr>
              <w:t>b</w:t>
            </w:r>
            <w:proofErr w:type="gramEnd"/>
            <w:r w:rsidRPr="00FC6AD9">
              <w:rPr>
                <w:color w:val="000000"/>
                <w:sz w:val="20"/>
              </w:rPr>
              <w:t>:h</w:t>
            </w:r>
            <w:proofErr w:type="spellEnd"/>
            <w:r w:rsidRPr="00FC6AD9">
              <w:rPr>
                <w:color w:val="000000"/>
                <w:sz w:val="20"/>
              </w:rPr>
              <w:t xml:space="preserve"> a t </w:t>
            </w:r>
            <w:proofErr w:type="spellStart"/>
            <w:r w:rsidRPr="00FC6AD9">
              <w:rPr>
                <w:color w:val="000000"/>
                <w:sz w:val="20"/>
              </w:rPr>
              <w:t>uu</w:t>
            </w:r>
            <w:proofErr w:type="spellEnd"/>
            <w:r w:rsidRPr="00FC6AD9">
              <w:rPr>
                <w:color w:val="000000"/>
                <w:sz w:val="20"/>
              </w:rPr>
              <w:t xml:space="preserve"> r </w:t>
            </w:r>
            <w:proofErr w:type="spellStart"/>
            <w:r w:rsidRPr="00FC6AD9">
              <w:rPr>
                <w:color w:val="000000"/>
                <w:sz w:val="20"/>
              </w:rPr>
              <w:t>aa</w:t>
            </w:r>
            <w:proofErr w:type="spellEnd"/>
          </w:p>
        </w:tc>
        <w:tc>
          <w:tcPr>
            <w:tcW w:w="799" w:type="pct"/>
            <w:vAlign w:val="bottom"/>
          </w:tcPr>
          <w:p w14:paraId="73D14348" w14:textId="77777777" w:rsidR="00885672" w:rsidRPr="00FC6AD9" w:rsidRDefault="00885672" w:rsidP="00B60A2A">
            <w:pPr>
              <w:rPr>
                <w:b/>
                <w:bCs/>
                <w:sz w:val="20"/>
                <w:szCs w:val="22"/>
              </w:rPr>
            </w:pPr>
            <w:proofErr w:type="spellStart"/>
            <w:proofErr w:type="gramStart"/>
            <w:r w:rsidRPr="00FC6AD9">
              <w:rPr>
                <w:color w:val="484848"/>
                <w:sz w:val="20"/>
              </w:rPr>
              <w:t>saath</w:t>
            </w:r>
            <w:proofErr w:type="spellEnd"/>
            <w:proofErr w:type="gramEnd"/>
          </w:p>
        </w:tc>
        <w:tc>
          <w:tcPr>
            <w:tcW w:w="868" w:type="pct"/>
            <w:vAlign w:val="bottom"/>
          </w:tcPr>
          <w:p w14:paraId="3E0F242B" w14:textId="408DCB76" w:rsidR="00885672" w:rsidRPr="00FC6AD9" w:rsidRDefault="00885672" w:rsidP="00B60A2A">
            <w:pPr>
              <w:rPr>
                <w:b/>
                <w:bCs/>
                <w:sz w:val="20"/>
                <w:szCs w:val="22"/>
              </w:rPr>
            </w:pPr>
            <w:proofErr w:type="gramStart"/>
            <w:r w:rsidRPr="00FC6AD9">
              <w:rPr>
                <w:color w:val="000000"/>
                <w:sz w:val="20"/>
              </w:rPr>
              <w:t>s</w:t>
            </w:r>
            <w:proofErr w:type="gram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w:t>
            </w:r>
            <w:proofErr w:type="spellStart"/>
            <w:r w:rsidRPr="00FC6AD9">
              <w:rPr>
                <w:color w:val="000000"/>
                <w:sz w:val="20"/>
              </w:rPr>
              <w:t>th</w:t>
            </w:r>
            <w:proofErr w:type="spellEnd"/>
          </w:p>
        </w:tc>
        <w:tc>
          <w:tcPr>
            <w:tcW w:w="733" w:type="pct"/>
            <w:vAlign w:val="bottom"/>
          </w:tcPr>
          <w:p w14:paraId="65EB635B" w14:textId="77777777" w:rsidR="00885672" w:rsidRPr="00FC6AD9" w:rsidRDefault="00885672" w:rsidP="00B60A2A">
            <w:pPr>
              <w:rPr>
                <w:b/>
                <w:bCs/>
                <w:sz w:val="20"/>
                <w:szCs w:val="22"/>
              </w:rPr>
            </w:pPr>
            <w:proofErr w:type="spellStart"/>
            <w:proofErr w:type="gramStart"/>
            <w:r w:rsidRPr="00FC6AD9">
              <w:rPr>
                <w:color w:val="484848"/>
                <w:sz w:val="20"/>
              </w:rPr>
              <w:t>saag</w:t>
            </w:r>
            <w:proofErr w:type="spellEnd"/>
            <w:proofErr w:type="gramEnd"/>
          </w:p>
        </w:tc>
        <w:tc>
          <w:tcPr>
            <w:tcW w:w="932" w:type="pct"/>
            <w:vAlign w:val="bottom"/>
          </w:tcPr>
          <w:p w14:paraId="124F7CD1" w14:textId="5F5326A1" w:rsidR="00885672" w:rsidRPr="00FC6AD9" w:rsidRDefault="00885672" w:rsidP="00B60A2A">
            <w:pPr>
              <w:rPr>
                <w:b/>
                <w:bCs/>
                <w:sz w:val="20"/>
                <w:szCs w:val="22"/>
              </w:rPr>
            </w:pPr>
            <w:proofErr w:type="gramStart"/>
            <w:r w:rsidRPr="00FC6AD9">
              <w:rPr>
                <w:color w:val="000000"/>
                <w:sz w:val="20"/>
              </w:rPr>
              <w:t>s</w:t>
            </w:r>
            <w:proofErr w:type="gram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g</w:t>
            </w:r>
          </w:p>
        </w:tc>
      </w:tr>
      <w:tr w:rsidR="00885672" w:rsidRPr="00FC6AD9" w14:paraId="73F18A03" w14:textId="77777777" w:rsidTr="00885672">
        <w:tc>
          <w:tcPr>
            <w:tcW w:w="801" w:type="pct"/>
            <w:vAlign w:val="bottom"/>
          </w:tcPr>
          <w:p w14:paraId="181C9374" w14:textId="77777777" w:rsidR="00885672" w:rsidRPr="00FC6AD9" w:rsidRDefault="00885672" w:rsidP="00B60A2A">
            <w:pPr>
              <w:rPr>
                <w:b/>
                <w:bCs/>
                <w:sz w:val="20"/>
                <w:szCs w:val="22"/>
              </w:rPr>
            </w:pPr>
            <w:proofErr w:type="spellStart"/>
            <w:proofErr w:type="gramStart"/>
            <w:r w:rsidRPr="00FC6AD9">
              <w:rPr>
                <w:color w:val="484848"/>
                <w:sz w:val="20"/>
              </w:rPr>
              <w:t>kulcha</w:t>
            </w:r>
            <w:proofErr w:type="spellEnd"/>
            <w:proofErr w:type="gramEnd"/>
          </w:p>
        </w:tc>
        <w:tc>
          <w:tcPr>
            <w:tcW w:w="867" w:type="pct"/>
            <w:vAlign w:val="bottom"/>
          </w:tcPr>
          <w:p w14:paraId="1B517739" w14:textId="0CDB15EB" w:rsidR="00885672" w:rsidRPr="00FC6AD9" w:rsidRDefault="00885672" w:rsidP="00B60A2A">
            <w:pPr>
              <w:rPr>
                <w:b/>
                <w:bCs/>
                <w:sz w:val="20"/>
                <w:szCs w:val="22"/>
              </w:rPr>
            </w:pPr>
            <w:proofErr w:type="gramStart"/>
            <w:r w:rsidRPr="00FC6AD9">
              <w:rPr>
                <w:color w:val="000000"/>
                <w:sz w:val="20"/>
              </w:rPr>
              <w:t>k</w:t>
            </w:r>
            <w:proofErr w:type="gramEnd"/>
            <w:r w:rsidRPr="00FC6AD9">
              <w:rPr>
                <w:color w:val="000000"/>
                <w:sz w:val="20"/>
              </w:rPr>
              <w:t xml:space="preserve"> </w:t>
            </w:r>
            <w:proofErr w:type="spellStart"/>
            <w:r w:rsidRPr="00FC6AD9">
              <w:rPr>
                <w:color w:val="000000"/>
                <w:sz w:val="20"/>
              </w:rPr>
              <w:t>ul</w:t>
            </w:r>
            <w:proofErr w:type="spellEnd"/>
            <w:r w:rsidRPr="00FC6AD9">
              <w:rPr>
                <w:color w:val="000000"/>
                <w:sz w:val="20"/>
              </w:rPr>
              <w:t xml:space="preserve"> a </w:t>
            </w:r>
            <w:proofErr w:type="spellStart"/>
            <w:r w:rsidRPr="00FC6AD9">
              <w:rPr>
                <w:color w:val="000000"/>
                <w:sz w:val="20"/>
              </w:rPr>
              <w:t>ch</w:t>
            </w:r>
            <w:proofErr w:type="spellEnd"/>
            <w:r w:rsidRPr="00FC6AD9">
              <w:rPr>
                <w:color w:val="000000"/>
                <w:sz w:val="20"/>
              </w:rPr>
              <w:t xml:space="preserve"> </w:t>
            </w:r>
            <w:proofErr w:type="spellStart"/>
            <w:r w:rsidRPr="00FC6AD9">
              <w:rPr>
                <w:color w:val="000000"/>
                <w:sz w:val="20"/>
              </w:rPr>
              <w:t>aa</w:t>
            </w:r>
            <w:proofErr w:type="spellEnd"/>
          </w:p>
        </w:tc>
        <w:tc>
          <w:tcPr>
            <w:tcW w:w="799" w:type="pct"/>
            <w:vAlign w:val="bottom"/>
          </w:tcPr>
          <w:p w14:paraId="1F579462" w14:textId="77777777" w:rsidR="00885672" w:rsidRPr="00FC6AD9" w:rsidRDefault="00885672" w:rsidP="00B60A2A">
            <w:pPr>
              <w:rPr>
                <w:b/>
                <w:bCs/>
                <w:sz w:val="20"/>
                <w:szCs w:val="22"/>
              </w:rPr>
            </w:pPr>
            <w:proofErr w:type="spellStart"/>
            <w:proofErr w:type="gramStart"/>
            <w:r w:rsidRPr="00FC6AD9">
              <w:rPr>
                <w:color w:val="484848"/>
                <w:sz w:val="20"/>
              </w:rPr>
              <w:t>aat</w:t>
            </w:r>
            <w:proofErr w:type="spellEnd"/>
            <w:proofErr w:type="gramEnd"/>
          </w:p>
        </w:tc>
        <w:tc>
          <w:tcPr>
            <w:tcW w:w="868" w:type="pct"/>
            <w:vAlign w:val="bottom"/>
          </w:tcPr>
          <w:p w14:paraId="7DE442CC" w14:textId="1AC356C5" w:rsidR="00885672" w:rsidRPr="00FC6AD9" w:rsidRDefault="00885672" w:rsidP="00B60A2A">
            <w:pPr>
              <w:rPr>
                <w:b/>
                <w:bCs/>
                <w:sz w:val="20"/>
                <w:szCs w:val="22"/>
              </w:rPr>
            </w:pPr>
            <w:proofErr w:type="spellStart"/>
            <w:proofErr w:type="gramStart"/>
            <w:r w:rsidRPr="00FC6AD9">
              <w:rPr>
                <w:color w:val="000000"/>
                <w:sz w:val="20"/>
              </w:rPr>
              <w:t>aa</w:t>
            </w:r>
            <w:proofErr w:type="spellEnd"/>
            <w:proofErr w:type="gramEnd"/>
            <w:r w:rsidRPr="00FC6AD9">
              <w:rPr>
                <w:color w:val="000000"/>
                <w:sz w:val="20"/>
              </w:rPr>
              <w:t xml:space="preserve"> </w:t>
            </w:r>
            <w:proofErr w:type="spellStart"/>
            <w:r w:rsidRPr="00FC6AD9">
              <w:rPr>
                <w:color w:val="000000"/>
                <w:sz w:val="20"/>
              </w:rPr>
              <w:t>t:h</w:t>
            </w:r>
            <w:proofErr w:type="spellEnd"/>
          </w:p>
        </w:tc>
        <w:tc>
          <w:tcPr>
            <w:tcW w:w="733" w:type="pct"/>
            <w:vAlign w:val="bottom"/>
          </w:tcPr>
          <w:p w14:paraId="38E38C16" w14:textId="77777777" w:rsidR="00885672" w:rsidRPr="00FC6AD9" w:rsidRDefault="00885672" w:rsidP="00B60A2A">
            <w:pPr>
              <w:rPr>
                <w:b/>
                <w:bCs/>
                <w:sz w:val="20"/>
                <w:szCs w:val="22"/>
              </w:rPr>
            </w:pPr>
            <w:proofErr w:type="spellStart"/>
            <w:proofErr w:type="gramStart"/>
            <w:r w:rsidRPr="00FC6AD9">
              <w:rPr>
                <w:color w:val="484848"/>
                <w:sz w:val="20"/>
              </w:rPr>
              <w:t>chole</w:t>
            </w:r>
            <w:proofErr w:type="spellEnd"/>
            <w:proofErr w:type="gramEnd"/>
          </w:p>
        </w:tc>
        <w:tc>
          <w:tcPr>
            <w:tcW w:w="932" w:type="pct"/>
            <w:vAlign w:val="bottom"/>
          </w:tcPr>
          <w:p w14:paraId="0C820B20" w14:textId="13FDE4BA" w:rsidR="00885672" w:rsidRPr="00FC6AD9" w:rsidRDefault="00885672" w:rsidP="00B60A2A">
            <w:pPr>
              <w:rPr>
                <w:b/>
                <w:bCs/>
                <w:sz w:val="20"/>
                <w:szCs w:val="22"/>
              </w:rPr>
            </w:pPr>
            <w:proofErr w:type="spellStart"/>
            <w:proofErr w:type="gramStart"/>
            <w:r w:rsidRPr="00FC6AD9">
              <w:rPr>
                <w:color w:val="000000"/>
                <w:sz w:val="20"/>
              </w:rPr>
              <w:t>c</w:t>
            </w:r>
            <w:proofErr w:type="gramEnd"/>
            <w:r w:rsidRPr="00FC6AD9">
              <w:rPr>
                <w:color w:val="000000"/>
                <w:sz w:val="20"/>
              </w:rPr>
              <w:t>:h</w:t>
            </w:r>
            <w:proofErr w:type="spellEnd"/>
            <w:r w:rsidRPr="00FC6AD9">
              <w:rPr>
                <w:color w:val="000000"/>
                <w:sz w:val="20"/>
              </w:rPr>
              <w:t xml:space="preserve"> o l e</w:t>
            </w:r>
          </w:p>
        </w:tc>
      </w:tr>
      <w:tr w:rsidR="00885672" w:rsidRPr="00FC6AD9" w14:paraId="6F129F1B" w14:textId="77777777" w:rsidTr="00885672">
        <w:tc>
          <w:tcPr>
            <w:tcW w:w="801" w:type="pct"/>
            <w:vAlign w:val="bottom"/>
          </w:tcPr>
          <w:p w14:paraId="1448888F" w14:textId="77777777" w:rsidR="00885672" w:rsidRPr="00FC6AD9" w:rsidRDefault="00885672" w:rsidP="00B60A2A">
            <w:pPr>
              <w:rPr>
                <w:b/>
                <w:bCs/>
                <w:sz w:val="20"/>
                <w:szCs w:val="22"/>
              </w:rPr>
            </w:pPr>
            <w:proofErr w:type="spellStart"/>
            <w:proofErr w:type="gramStart"/>
            <w:r w:rsidRPr="00FC6AD9">
              <w:rPr>
                <w:color w:val="484848"/>
                <w:sz w:val="20"/>
              </w:rPr>
              <w:t>naan</w:t>
            </w:r>
            <w:proofErr w:type="spellEnd"/>
            <w:proofErr w:type="gramEnd"/>
          </w:p>
        </w:tc>
        <w:tc>
          <w:tcPr>
            <w:tcW w:w="867" w:type="pct"/>
            <w:vAlign w:val="bottom"/>
          </w:tcPr>
          <w:p w14:paraId="3DAB85FB" w14:textId="4BE47FB5" w:rsidR="00885672" w:rsidRPr="00FC6AD9" w:rsidRDefault="00885672" w:rsidP="00B60A2A">
            <w:pPr>
              <w:rPr>
                <w:b/>
                <w:bCs/>
                <w:sz w:val="20"/>
                <w:szCs w:val="22"/>
              </w:rPr>
            </w:pPr>
            <w:proofErr w:type="gramStart"/>
            <w:r w:rsidRPr="00FC6AD9">
              <w:rPr>
                <w:color w:val="000000"/>
                <w:sz w:val="20"/>
              </w:rPr>
              <w:t>n</w:t>
            </w:r>
            <w:proofErr w:type="gram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n</w:t>
            </w:r>
          </w:p>
        </w:tc>
        <w:tc>
          <w:tcPr>
            <w:tcW w:w="799" w:type="pct"/>
            <w:vAlign w:val="bottom"/>
          </w:tcPr>
          <w:p w14:paraId="783FB237" w14:textId="77777777" w:rsidR="00885672" w:rsidRPr="00FC6AD9" w:rsidRDefault="00885672" w:rsidP="00B60A2A">
            <w:pPr>
              <w:rPr>
                <w:b/>
                <w:bCs/>
                <w:sz w:val="20"/>
                <w:szCs w:val="22"/>
              </w:rPr>
            </w:pPr>
            <w:proofErr w:type="spellStart"/>
            <w:proofErr w:type="gramStart"/>
            <w:r w:rsidRPr="00FC6AD9">
              <w:rPr>
                <w:color w:val="484848"/>
                <w:sz w:val="20"/>
              </w:rPr>
              <w:t>nau</w:t>
            </w:r>
            <w:proofErr w:type="spellEnd"/>
            <w:proofErr w:type="gramEnd"/>
          </w:p>
        </w:tc>
        <w:tc>
          <w:tcPr>
            <w:tcW w:w="868" w:type="pct"/>
            <w:vAlign w:val="bottom"/>
          </w:tcPr>
          <w:p w14:paraId="3EA4E57C" w14:textId="52E4826E" w:rsidR="00885672" w:rsidRPr="00FC6AD9" w:rsidRDefault="00885672" w:rsidP="00B60A2A">
            <w:pPr>
              <w:rPr>
                <w:b/>
                <w:bCs/>
                <w:sz w:val="20"/>
                <w:szCs w:val="22"/>
              </w:rPr>
            </w:pPr>
            <w:proofErr w:type="gramStart"/>
            <w:r w:rsidRPr="00FC6AD9">
              <w:rPr>
                <w:color w:val="000000"/>
                <w:sz w:val="20"/>
              </w:rPr>
              <w:t>n</w:t>
            </w:r>
            <w:proofErr w:type="gramEnd"/>
            <w:r w:rsidRPr="00FC6AD9">
              <w:rPr>
                <w:color w:val="000000"/>
                <w:sz w:val="20"/>
              </w:rPr>
              <w:t xml:space="preserve"> au</w:t>
            </w:r>
          </w:p>
        </w:tc>
        <w:tc>
          <w:tcPr>
            <w:tcW w:w="733" w:type="pct"/>
            <w:vAlign w:val="bottom"/>
          </w:tcPr>
          <w:p w14:paraId="5704A97A" w14:textId="77777777" w:rsidR="00885672" w:rsidRPr="00FC6AD9" w:rsidRDefault="00885672" w:rsidP="00B60A2A">
            <w:pPr>
              <w:rPr>
                <w:b/>
                <w:bCs/>
                <w:sz w:val="20"/>
                <w:szCs w:val="22"/>
              </w:rPr>
            </w:pPr>
            <w:proofErr w:type="gramStart"/>
            <w:r w:rsidRPr="00FC6AD9">
              <w:rPr>
                <w:color w:val="484848"/>
                <w:sz w:val="20"/>
              </w:rPr>
              <w:t>dal</w:t>
            </w:r>
            <w:proofErr w:type="gramEnd"/>
          </w:p>
        </w:tc>
        <w:tc>
          <w:tcPr>
            <w:tcW w:w="932" w:type="pct"/>
            <w:vAlign w:val="bottom"/>
          </w:tcPr>
          <w:p w14:paraId="68E68895" w14:textId="0E3C7F2D" w:rsidR="00885672" w:rsidRPr="00FC6AD9" w:rsidRDefault="00885672" w:rsidP="00B60A2A">
            <w:pPr>
              <w:rPr>
                <w:b/>
                <w:bCs/>
                <w:sz w:val="20"/>
                <w:szCs w:val="22"/>
              </w:rPr>
            </w:pPr>
            <w:proofErr w:type="gramStart"/>
            <w:r w:rsidRPr="00FC6AD9">
              <w:rPr>
                <w:color w:val="000000"/>
                <w:sz w:val="20"/>
              </w:rPr>
              <w:t>d</w:t>
            </w:r>
            <w:proofErr w:type="gram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l</w:t>
            </w:r>
          </w:p>
        </w:tc>
      </w:tr>
      <w:tr w:rsidR="00885672" w:rsidRPr="00FC6AD9" w14:paraId="2C366B5F" w14:textId="77777777" w:rsidTr="00885672">
        <w:tc>
          <w:tcPr>
            <w:tcW w:w="801" w:type="pct"/>
            <w:vAlign w:val="bottom"/>
          </w:tcPr>
          <w:p w14:paraId="386ECCFD" w14:textId="77777777" w:rsidR="00885672" w:rsidRPr="00FC6AD9" w:rsidRDefault="00885672" w:rsidP="00B60A2A">
            <w:pPr>
              <w:rPr>
                <w:b/>
                <w:bCs/>
                <w:sz w:val="20"/>
                <w:szCs w:val="22"/>
              </w:rPr>
            </w:pPr>
            <w:proofErr w:type="spellStart"/>
            <w:proofErr w:type="gramStart"/>
            <w:r w:rsidRPr="00FC6AD9">
              <w:rPr>
                <w:color w:val="484848"/>
                <w:sz w:val="20"/>
              </w:rPr>
              <w:t>paratha</w:t>
            </w:r>
            <w:proofErr w:type="spellEnd"/>
            <w:proofErr w:type="gramEnd"/>
          </w:p>
        </w:tc>
        <w:tc>
          <w:tcPr>
            <w:tcW w:w="867" w:type="pct"/>
            <w:vAlign w:val="bottom"/>
          </w:tcPr>
          <w:p w14:paraId="0DBADB42" w14:textId="18042A75" w:rsidR="00885672" w:rsidRPr="00FC6AD9" w:rsidRDefault="00885672" w:rsidP="00B60A2A">
            <w:pPr>
              <w:rPr>
                <w:b/>
                <w:bCs/>
                <w:sz w:val="20"/>
                <w:szCs w:val="22"/>
              </w:rPr>
            </w:pPr>
            <w:proofErr w:type="gramStart"/>
            <w:r w:rsidRPr="00FC6AD9">
              <w:rPr>
                <w:color w:val="000000"/>
                <w:sz w:val="20"/>
              </w:rPr>
              <w:t>p</w:t>
            </w:r>
            <w:proofErr w:type="gramEnd"/>
            <w:r w:rsidRPr="00FC6AD9">
              <w:rPr>
                <w:color w:val="000000"/>
                <w:sz w:val="20"/>
              </w:rPr>
              <w:t xml:space="preserve"> a r </w:t>
            </w:r>
            <w:proofErr w:type="spellStart"/>
            <w:r w:rsidRPr="00FC6AD9">
              <w:rPr>
                <w:color w:val="000000"/>
                <w:sz w:val="20"/>
              </w:rPr>
              <w:t>aa</w:t>
            </w:r>
            <w:proofErr w:type="spellEnd"/>
            <w:r w:rsidRPr="00FC6AD9">
              <w:rPr>
                <w:color w:val="000000"/>
                <w:sz w:val="20"/>
              </w:rPr>
              <w:t xml:space="preserve"> </w:t>
            </w:r>
            <w:proofErr w:type="spellStart"/>
            <w:r w:rsidRPr="00FC6AD9">
              <w:rPr>
                <w:color w:val="000000"/>
                <w:sz w:val="20"/>
              </w:rPr>
              <w:t>nt:h</w:t>
            </w:r>
            <w:proofErr w:type="spellEnd"/>
            <w:r w:rsidRPr="00FC6AD9">
              <w:rPr>
                <w:color w:val="000000"/>
                <w:sz w:val="20"/>
              </w:rPr>
              <w:t xml:space="preserve"> </w:t>
            </w:r>
            <w:proofErr w:type="spellStart"/>
            <w:r w:rsidRPr="00FC6AD9">
              <w:rPr>
                <w:color w:val="000000"/>
                <w:sz w:val="20"/>
              </w:rPr>
              <w:t>aa</w:t>
            </w:r>
            <w:proofErr w:type="spellEnd"/>
          </w:p>
        </w:tc>
        <w:tc>
          <w:tcPr>
            <w:tcW w:w="799" w:type="pct"/>
            <w:vAlign w:val="bottom"/>
          </w:tcPr>
          <w:p w14:paraId="547A222E" w14:textId="77777777" w:rsidR="00885672" w:rsidRPr="00FC6AD9" w:rsidRDefault="00885672" w:rsidP="00B60A2A">
            <w:pPr>
              <w:rPr>
                <w:b/>
                <w:bCs/>
                <w:sz w:val="20"/>
                <w:szCs w:val="22"/>
              </w:rPr>
            </w:pPr>
            <w:proofErr w:type="spellStart"/>
            <w:proofErr w:type="gramStart"/>
            <w:r w:rsidRPr="00FC6AD9">
              <w:rPr>
                <w:color w:val="484848"/>
                <w:sz w:val="20"/>
              </w:rPr>
              <w:t>dus</w:t>
            </w:r>
            <w:proofErr w:type="spellEnd"/>
            <w:proofErr w:type="gramEnd"/>
          </w:p>
        </w:tc>
        <w:tc>
          <w:tcPr>
            <w:tcW w:w="868" w:type="pct"/>
            <w:vAlign w:val="bottom"/>
          </w:tcPr>
          <w:p w14:paraId="6C7E292F" w14:textId="236C9F03" w:rsidR="00885672" w:rsidRPr="00FC6AD9" w:rsidRDefault="00885672" w:rsidP="00B60A2A">
            <w:pPr>
              <w:rPr>
                <w:b/>
                <w:bCs/>
                <w:sz w:val="20"/>
                <w:szCs w:val="22"/>
              </w:rPr>
            </w:pPr>
            <w:proofErr w:type="gramStart"/>
            <w:r w:rsidRPr="00FC6AD9">
              <w:rPr>
                <w:color w:val="000000"/>
                <w:sz w:val="20"/>
              </w:rPr>
              <w:t>d</w:t>
            </w:r>
            <w:proofErr w:type="gramEnd"/>
            <w:r w:rsidRPr="00FC6AD9">
              <w:rPr>
                <w:color w:val="000000"/>
                <w:sz w:val="20"/>
              </w:rPr>
              <w:t xml:space="preserve"> a s</w:t>
            </w:r>
          </w:p>
        </w:tc>
        <w:tc>
          <w:tcPr>
            <w:tcW w:w="733" w:type="pct"/>
            <w:vAlign w:val="bottom"/>
          </w:tcPr>
          <w:p w14:paraId="3EFECE2F" w14:textId="77777777" w:rsidR="00885672" w:rsidRPr="00FC6AD9" w:rsidRDefault="00885672" w:rsidP="00B60A2A">
            <w:pPr>
              <w:rPr>
                <w:b/>
                <w:bCs/>
                <w:sz w:val="20"/>
                <w:szCs w:val="22"/>
              </w:rPr>
            </w:pPr>
            <w:proofErr w:type="spellStart"/>
            <w:proofErr w:type="gramStart"/>
            <w:r w:rsidRPr="00FC6AD9">
              <w:rPr>
                <w:color w:val="484848"/>
                <w:sz w:val="20"/>
              </w:rPr>
              <w:t>idli</w:t>
            </w:r>
            <w:proofErr w:type="spellEnd"/>
            <w:proofErr w:type="gramEnd"/>
          </w:p>
        </w:tc>
        <w:tc>
          <w:tcPr>
            <w:tcW w:w="932" w:type="pct"/>
            <w:vAlign w:val="bottom"/>
          </w:tcPr>
          <w:p w14:paraId="5038C04F" w14:textId="41E79F63" w:rsidR="00885672" w:rsidRPr="00FC6AD9" w:rsidRDefault="00885672" w:rsidP="00B60A2A">
            <w:pPr>
              <w:rPr>
                <w:b/>
                <w:bCs/>
                <w:sz w:val="20"/>
                <w:szCs w:val="22"/>
              </w:rPr>
            </w:pPr>
            <w:r w:rsidRPr="00FC6AD9">
              <w:rPr>
                <w:color w:val="000000"/>
                <w:sz w:val="20"/>
              </w:rPr>
              <w:t>I d. a l ii</w:t>
            </w:r>
          </w:p>
        </w:tc>
      </w:tr>
      <w:tr w:rsidR="00885672" w:rsidRPr="00FC6AD9" w14:paraId="6AE86308" w14:textId="77777777" w:rsidTr="00885672">
        <w:tc>
          <w:tcPr>
            <w:tcW w:w="801" w:type="pct"/>
            <w:vAlign w:val="bottom"/>
          </w:tcPr>
          <w:p w14:paraId="3EC1D8BB" w14:textId="77777777" w:rsidR="00885672" w:rsidRPr="00FC6AD9" w:rsidRDefault="00885672" w:rsidP="00B60A2A">
            <w:pPr>
              <w:rPr>
                <w:b/>
                <w:bCs/>
                <w:sz w:val="20"/>
                <w:szCs w:val="22"/>
              </w:rPr>
            </w:pPr>
            <w:proofErr w:type="spellStart"/>
            <w:proofErr w:type="gramStart"/>
            <w:r w:rsidRPr="00FC6AD9">
              <w:rPr>
                <w:color w:val="484848"/>
                <w:sz w:val="20"/>
              </w:rPr>
              <w:t>poori</w:t>
            </w:r>
            <w:proofErr w:type="spellEnd"/>
            <w:proofErr w:type="gramEnd"/>
          </w:p>
        </w:tc>
        <w:tc>
          <w:tcPr>
            <w:tcW w:w="867" w:type="pct"/>
            <w:vAlign w:val="bottom"/>
          </w:tcPr>
          <w:p w14:paraId="2DA440C5" w14:textId="72DD8CF6" w:rsidR="00885672" w:rsidRPr="00FC6AD9" w:rsidRDefault="00885672" w:rsidP="00B60A2A">
            <w:pPr>
              <w:rPr>
                <w:b/>
                <w:bCs/>
                <w:sz w:val="20"/>
                <w:szCs w:val="22"/>
              </w:rPr>
            </w:pPr>
            <w:proofErr w:type="gramStart"/>
            <w:r w:rsidRPr="00FC6AD9">
              <w:rPr>
                <w:color w:val="000000"/>
                <w:sz w:val="20"/>
              </w:rPr>
              <w:t>p</w:t>
            </w:r>
            <w:proofErr w:type="gramEnd"/>
            <w:r w:rsidRPr="00FC6AD9">
              <w:rPr>
                <w:color w:val="000000"/>
                <w:sz w:val="20"/>
              </w:rPr>
              <w:t xml:space="preserve"> </w:t>
            </w:r>
            <w:proofErr w:type="spellStart"/>
            <w:r w:rsidRPr="00FC6AD9">
              <w:rPr>
                <w:color w:val="000000"/>
                <w:sz w:val="20"/>
              </w:rPr>
              <w:t>uu</w:t>
            </w:r>
            <w:proofErr w:type="spellEnd"/>
            <w:r w:rsidRPr="00FC6AD9">
              <w:rPr>
                <w:color w:val="000000"/>
                <w:sz w:val="20"/>
              </w:rPr>
              <w:t xml:space="preserve"> r ii</w:t>
            </w:r>
          </w:p>
        </w:tc>
        <w:tc>
          <w:tcPr>
            <w:tcW w:w="799" w:type="pct"/>
            <w:vAlign w:val="bottom"/>
          </w:tcPr>
          <w:p w14:paraId="1155A04F" w14:textId="77777777" w:rsidR="00885672" w:rsidRPr="00FC6AD9" w:rsidRDefault="00885672" w:rsidP="00B60A2A">
            <w:pPr>
              <w:rPr>
                <w:b/>
                <w:bCs/>
                <w:sz w:val="20"/>
                <w:szCs w:val="22"/>
              </w:rPr>
            </w:pPr>
            <w:proofErr w:type="spellStart"/>
            <w:proofErr w:type="gramStart"/>
            <w:r w:rsidRPr="00FC6AD9">
              <w:rPr>
                <w:color w:val="484848"/>
                <w:sz w:val="20"/>
              </w:rPr>
              <w:t>badam</w:t>
            </w:r>
            <w:proofErr w:type="spellEnd"/>
            <w:proofErr w:type="gramEnd"/>
          </w:p>
        </w:tc>
        <w:tc>
          <w:tcPr>
            <w:tcW w:w="868" w:type="pct"/>
            <w:vAlign w:val="bottom"/>
          </w:tcPr>
          <w:p w14:paraId="1CF3A8E7" w14:textId="191D02E5" w:rsidR="00885672" w:rsidRPr="00FC6AD9" w:rsidRDefault="00885672" w:rsidP="00B60A2A">
            <w:pPr>
              <w:rPr>
                <w:b/>
                <w:bCs/>
                <w:sz w:val="20"/>
                <w:szCs w:val="22"/>
              </w:rPr>
            </w:pPr>
            <w:proofErr w:type="gramStart"/>
            <w:r w:rsidRPr="00FC6AD9">
              <w:rPr>
                <w:color w:val="000000"/>
                <w:sz w:val="20"/>
              </w:rPr>
              <w:t>b</w:t>
            </w:r>
            <w:proofErr w:type="gram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d </w:t>
            </w:r>
            <w:proofErr w:type="spellStart"/>
            <w:r w:rsidRPr="00FC6AD9">
              <w:rPr>
                <w:color w:val="000000"/>
                <w:sz w:val="20"/>
              </w:rPr>
              <w:t>aam</w:t>
            </w:r>
            <w:proofErr w:type="spellEnd"/>
          </w:p>
        </w:tc>
        <w:tc>
          <w:tcPr>
            <w:tcW w:w="733" w:type="pct"/>
            <w:vAlign w:val="bottom"/>
          </w:tcPr>
          <w:p w14:paraId="4AA37438" w14:textId="77777777" w:rsidR="00885672" w:rsidRPr="00FC6AD9" w:rsidRDefault="00885672" w:rsidP="00B60A2A">
            <w:pPr>
              <w:rPr>
                <w:b/>
                <w:bCs/>
                <w:sz w:val="20"/>
                <w:szCs w:val="22"/>
              </w:rPr>
            </w:pPr>
            <w:proofErr w:type="spellStart"/>
            <w:proofErr w:type="gramStart"/>
            <w:r w:rsidRPr="00FC6AD9">
              <w:rPr>
                <w:color w:val="484848"/>
                <w:sz w:val="20"/>
              </w:rPr>
              <w:t>jal</w:t>
            </w:r>
            <w:proofErr w:type="spellEnd"/>
            <w:proofErr w:type="gramEnd"/>
            <w:r w:rsidRPr="00FC6AD9">
              <w:rPr>
                <w:color w:val="484848"/>
                <w:sz w:val="20"/>
              </w:rPr>
              <w:t xml:space="preserve"> </w:t>
            </w:r>
            <w:proofErr w:type="spellStart"/>
            <w:r w:rsidRPr="00FC6AD9">
              <w:rPr>
                <w:color w:val="484848"/>
                <w:sz w:val="20"/>
              </w:rPr>
              <w:t>frezi</w:t>
            </w:r>
            <w:proofErr w:type="spellEnd"/>
          </w:p>
        </w:tc>
        <w:tc>
          <w:tcPr>
            <w:tcW w:w="932" w:type="pct"/>
            <w:vAlign w:val="bottom"/>
          </w:tcPr>
          <w:p w14:paraId="7BAE5B10" w14:textId="6DDA8216" w:rsidR="00885672" w:rsidRPr="00FC6AD9" w:rsidRDefault="00885672" w:rsidP="00B60A2A">
            <w:pPr>
              <w:rPr>
                <w:sz w:val="20"/>
              </w:rPr>
            </w:pPr>
            <w:proofErr w:type="gramStart"/>
            <w:r w:rsidRPr="00FC6AD9">
              <w:rPr>
                <w:color w:val="000000"/>
                <w:sz w:val="20"/>
              </w:rPr>
              <w:t>j</w:t>
            </w:r>
            <w:proofErr w:type="gramEnd"/>
            <w:r w:rsidRPr="00FC6AD9">
              <w:rPr>
                <w:color w:val="000000"/>
                <w:sz w:val="20"/>
              </w:rPr>
              <w:t xml:space="preserve"> a l </w:t>
            </w:r>
            <w:proofErr w:type="spellStart"/>
            <w:r w:rsidRPr="00FC6AD9">
              <w:rPr>
                <w:color w:val="000000"/>
                <w:sz w:val="20"/>
              </w:rPr>
              <w:t>ph</w:t>
            </w:r>
            <w:proofErr w:type="spellEnd"/>
            <w:r w:rsidRPr="00FC6AD9">
              <w:rPr>
                <w:color w:val="000000"/>
                <w:sz w:val="20"/>
              </w:rPr>
              <w:t xml:space="preserve"> </w:t>
            </w:r>
            <w:proofErr w:type="spellStart"/>
            <w:r w:rsidRPr="00FC6AD9">
              <w:rPr>
                <w:color w:val="000000"/>
                <w:sz w:val="20"/>
              </w:rPr>
              <w:t>r:e</w:t>
            </w:r>
            <w:proofErr w:type="spellEnd"/>
            <w:r w:rsidRPr="00FC6AD9">
              <w:rPr>
                <w:color w:val="000000"/>
                <w:sz w:val="20"/>
              </w:rPr>
              <w:t xml:space="preserve"> z ii </w:t>
            </w:r>
          </w:p>
        </w:tc>
      </w:tr>
      <w:tr w:rsidR="00885672" w:rsidRPr="00FC6AD9" w14:paraId="6E40FBC4" w14:textId="77777777" w:rsidTr="00885672">
        <w:tc>
          <w:tcPr>
            <w:tcW w:w="801" w:type="pct"/>
            <w:vAlign w:val="bottom"/>
          </w:tcPr>
          <w:p w14:paraId="702C0B3C" w14:textId="77777777" w:rsidR="00885672" w:rsidRPr="00FC6AD9" w:rsidRDefault="00885672" w:rsidP="00B60A2A">
            <w:pPr>
              <w:rPr>
                <w:b/>
                <w:bCs/>
                <w:sz w:val="20"/>
                <w:szCs w:val="22"/>
              </w:rPr>
            </w:pPr>
            <w:proofErr w:type="gramStart"/>
            <w:r w:rsidRPr="00FC6AD9">
              <w:rPr>
                <w:color w:val="484848"/>
                <w:sz w:val="20"/>
              </w:rPr>
              <w:t>roti</w:t>
            </w:r>
            <w:proofErr w:type="gramEnd"/>
          </w:p>
        </w:tc>
        <w:tc>
          <w:tcPr>
            <w:tcW w:w="867" w:type="pct"/>
            <w:vAlign w:val="bottom"/>
          </w:tcPr>
          <w:p w14:paraId="64B7FB33" w14:textId="3875BDFE" w:rsidR="00885672" w:rsidRPr="00FC6AD9" w:rsidRDefault="00885672" w:rsidP="00B60A2A">
            <w:pPr>
              <w:rPr>
                <w:sz w:val="20"/>
              </w:rPr>
            </w:pPr>
            <w:proofErr w:type="gramStart"/>
            <w:r w:rsidRPr="00FC6AD9">
              <w:rPr>
                <w:color w:val="000000"/>
                <w:sz w:val="20"/>
              </w:rPr>
              <w:t>r</w:t>
            </w:r>
            <w:proofErr w:type="gramEnd"/>
            <w:r w:rsidRPr="00FC6AD9">
              <w:rPr>
                <w:color w:val="000000"/>
                <w:sz w:val="20"/>
              </w:rPr>
              <w:t xml:space="preserve"> o t ii</w:t>
            </w:r>
          </w:p>
        </w:tc>
        <w:tc>
          <w:tcPr>
            <w:tcW w:w="799" w:type="pct"/>
            <w:vAlign w:val="bottom"/>
          </w:tcPr>
          <w:p w14:paraId="012CBDDB" w14:textId="77777777" w:rsidR="00885672" w:rsidRPr="00FC6AD9" w:rsidRDefault="00885672" w:rsidP="00B60A2A">
            <w:pPr>
              <w:rPr>
                <w:b/>
                <w:bCs/>
                <w:sz w:val="20"/>
                <w:szCs w:val="22"/>
              </w:rPr>
            </w:pPr>
            <w:proofErr w:type="spellStart"/>
            <w:proofErr w:type="gramStart"/>
            <w:r w:rsidRPr="00FC6AD9">
              <w:rPr>
                <w:color w:val="484848"/>
                <w:sz w:val="20"/>
              </w:rPr>
              <w:t>murg</w:t>
            </w:r>
            <w:proofErr w:type="spellEnd"/>
            <w:proofErr w:type="gramEnd"/>
          </w:p>
        </w:tc>
        <w:tc>
          <w:tcPr>
            <w:tcW w:w="868" w:type="pct"/>
            <w:vAlign w:val="bottom"/>
          </w:tcPr>
          <w:p w14:paraId="2C7C245F" w14:textId="0904C5A4" w:rsidR="00885672" w:rsidRPr="00FC6AD9" w:rsidRDefault="00885672" w:rsidP="00B60A2A">
            <w:pPr>
              <w:rPr>
                <w:b/>
                <w:bCs/>
                <w:sz w:val="20"/>
                <w:szCs w:val="22"/>
              </w:rPr>
            </w:pPr>
            <w:proofErr w:type="gramStart"/>
            <w:r w:rsidRPr="00FC6AD9">
              <w:rPr>
                <w:color w:val="000000"/>
                <w:sz w:val="20"/>
              </w:rPr>
              <w:t>m</w:t>
            </w:r>
            <w:proofErr w:type="gramEnd"/>
            <w:r w:rsidRPr="00FC6AD9">
              <w:rPr>
                <w:color w:val="000000"/>
                <w:sz w:val="20"/>
              </w:rPr>
              <w:t xml:space="preserve"> u </w:t>
            </w:r>
            <w:proofErr w:type="spellStart"/>
            <w:r w:rsidRPr="00FC6AD9">
              <w:rPr>
                <w:color w:val="000000"/>
                <w:sz w:val="20"/>
              </w:rPr>
              <w:t>r:g</w:t>
            </w:r>
            <w:proofErr w:type="spellEnd"/>
          </w:p>
        </w:tc>
        <w:tc>
          <w:tcPr>
            <w:tcW w:w="733" w:type="pct"/>
            <w:vAlign w:val="bottom"/>
          </w:tcPr>
          <w:p w14:paraId="318C11A0" w14:textId="77777777" w:rsidR="00885672" w:rsidRPr="00FC6AD9" w:rsidRDefault="00885672" w:rsidP="00B60A2A">
            <w:pPr>
              <w:rPr>
                <w:b/>
                <w:bCs/>
                <w:sz w:val="20"/>
                <w:szCs w:val="22"/>
              </w:rPr>
            </w:pPr>
            <w:proofErr w:type="spellStart"/>
            <w:proofErr w:type="gramStart"/>
            <w:r w:rsidRPr="00FC6AD9">
              <w:rPr>
                <w:color w:val="484848"/>
                <w:sz w:val="20"/>
              </w:rPr>
              <w:t>rasam</w:t>
            </w:r>
            <w:proofErr w:type="spellEnd"/>
            <w:proofErr w:type="gramEnd"/>
          </w:p>
        </w:tc>
        <w:tc>
          <w:tcPr>
            <w:tcW w:w="932" w:type="pct"/>
            <w:vAlign w:val="bottom"/>
          </w:tcPr>
          <w:p w14:paraId="658D068B" w14:textId="72BD801F" w:rsidR="00885672" w:rsidRPr="00FC6AD9" w:rsidRDefault="00885672" w:rsidP="00B60A2A">
            <w:pPr>
              <w:rPr>
                <w:b/>
                <w:bCs/>
                <w:sz w:val="20"/>
                <w:szCs w:val="22"/>
              </w:rPr>
            </w:pPr>
            <w:proofErr w:type="gramStart"/>
            <w:r w:rsidRPr="00FC6AD9">
              <w:rPr>
                <w:color w:val="000000"/>
                <w:sz w:val="20"/>
              </w:rPr>
              <w:t>r</w:t>
            </w:r>
            <w:proofErr w:type="gramEnd"/>
            <w:r w:rsidRPr="00FC6AD9">
              <w:rPr>
                <w:color w:val="000000"/>
                <w:sz w:val="20"/>
              </w:rPr>
              <w:t xml:space="preserve"> a s a m</w:t>
            </w:r>
          </w:p>
        </w:tc>
      </w:tr>
      <w:tr w:rsidR="00885672" w:rsidRPr="00FC6AD9" w14:paraId="57FB07C7" w14:textId="77777777" w:rsidTr="00885672">
        <w:tc>
          <w:tcPr>
            <w:tcW w:w="801" w:type="pct"/>
            <w:vAlign w:val="bottom"/>
          </w:tcPr>
          <w:p w14:paraId="4E077AB3" w14:textId="77777777" w:rsidR="00885672" w:rsidRPr="00FC6AD9" w:rsidRDefault="00885672" w:rsidP="00B60A2A">
            <w:pPr>
              <w:rPr>
                <w:b/>
                <w:bCs/>
                <w:sz w:val="20"/>
                <w:szCs w:val="22"/>
              </w:rPr>
            </w:pPr>
            <w:proofErr w:type="spellStart"/>
            <w:proofErr w:type="gramStart"/>
            <w:r w:rsidRPr="00FC6AD9">
              <w:rPr>
                <w:color w:val="484848"/>
                <w:sz w:val="20"/>
              </w:rPr>
              <w:t>bagara</w:t>
            </w:r>
            <w:proofErr w:type="spellEnd"/>
            <w:proofErr w:type="gramEnd"/>
          </w:p>
        </w:tc>
        <w:tc>
          <w:tcPr>
            <w:tcW w:w="867" w:type="pct"/>
            <w:vAlign w:val="bottom"/>
          </w:tcPr>
          <w:p w14:paraId="0FFAFF78" w14:textId="1806803C" w:rsidR="00885672" w:rsidRPr="00FC6AD9" w:rsidRDefault="00885672" w:rsidP="00B60A2A">
            <w:pPr>
              <w:rPr>
                <w:b/>
                <w:bCs/>
                <w:sz w:val="20"/>
                <w:szCs w:val="22"/>
              </w:rPr>
            </w:pPr>
            <w:proofErr w:type="gramStart"/>
            <w:r w:rsidRPr="00FC6AD9">
              <w:rPr>
                <w:color w:val="000000"/>
                <w:sz w:val="20"/>
              </w:rPr>
              <w:t>b</w:t>
            </w:r>
            <w:proofErr w:type="gramEnd"/>
            <w:r w:rsidRPr="00FC6AD9">
              <w:rPr>
                <w:color w:val="000000"/>
                <w:sz w:val="20"/>
              </w:rPr>
              <w:t xml:space="preserve"> a g </w:t>
            </w:r>
            <w:proofErr w:type="spellStart"/>
            <w:r w:rsidRPr="00FC6AD9">
              <w:rPr>
                <w:color w:val="000000"/>
                <w:sz w:val="20"/>
              </w:rPr>
              <w:t>aa</w:t>
            </w:r>
            <w:proofErr w:type="spellEnd"/>
            <w:r w:rsidRPr="00FC6AD9">
              <w:rPr>
                <w:color w:val="000000"/>
                <w:sz w:val="20"/>
              </w:rPr>
              <w:t xml:space="preserve"> r </w:t>
            </w:r>
            <w:proofErr w:type="spellStart"/>
            <w:r w:rsidRPr="00FC6AD9">
              <w:rPr>
                <w:color w:val="000000"/>
                <w:sz w:val="20"/>
              </w:rPr>
              <w:t>aa</w:t>
            </w:r>
            <w:proofErr w:type="spellEnd"/>
          </w:p>
        </w:tc>
        <w:tc>
          <w:tcPr>
            <w:tcW w:w="799" w:type="pct"/>
            <w:vAlign w:val="bottom"/>
          </w:tcPr>
          <w:p w14:paraId="2B275B4A" w14:textId="77777777" w:rsidR="00885672" w:rsidRPr="00FC6AD9" w:rsidRDefault="00885672" w:rsidP="00B60A2A">
            <w:pPr>
              <w:rPr>
                <w:b/>
                <w:bCs/>
                <w:sz w:val="20"/>
                <w:szCs w:val="22"/>
              </w:rPr>
            </w:pPr>
            <w:proofErr w:type="spellStart"/>
            <w:proofErr w:type="gramStart"/>
            <w:r w:rsidRPr="00FC6AD9">
              <w:rPr>
                <w:color w:val="484848"/>
                <w:sz w:val="20"/>
              </w:rPr>
              <w:t>kaaju</w:t>
            </w:r>
            <w:proofErr w:type="spellEnd"/>
            <w:proofErr w:type="gramEnd"/>
          </w:p>
        </w:tc>
        <w:tc>
          <w:tcPr>
            <w:tcW w:w="868" w:type="pct"/>
            <w:vAlign w:val="bottom"/>
          </w:tcPr>
          <w:p w14:paraId="1FE5DE4E" w14:textId="171ECBC5" w:rsidR="00885672" w:rsidRPr="00FC6AD9" w:rsidRDefault="00885672" w:rsidP="00B60A2A">
            <w:pPr>
              <w:rPr>
                <w:b/>
                <w:bCs/>
                <w:sz w:val="20"/>
                <w:szCs w:val="22"/>
              </w:rPr>
            </w:pPr>
            <w:proofErr w:type="gramStart"/>
            <w:r w:rsidRPr="00FC6AD9">
              <w:rPr>
                <w:color w:val="000000"/>
                <w:sz w:val="20"/>
              </w:rPr>
              <w:t>k</w:t>
            </w:r>
            <w:proofErr w:type="gram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j </w:t>
            </w:r>
            <w:proofErr w:type="spellStart"/>
            <w:r w:rsidRPr="00FC6AD9">
              <w:rPr>
                <w:color w:val="000000"/>
                <w:sz w:val="20"/>
              </w:rPr>
              <w:t>uu</w:t>
            </w:r>
            <w:proofErr w:type="spellEnd"/>
          </w:p>
        </w:tc>
        <w:tc>
          <w:tcPr>
            <w:tcW w:w="733" w:type="pct"/>
            <w:vAlign w:val="bottom"/>
          </w:tcPr>
          <w:p w14:paraId="508E278F" w14:textId="77777777" w:rsidR="00885672" w:rsidRPr="00FC6AD9" w:rsidRDefault="00885672" w:rsidP="00B60A2A">
            <w:pPr>
              <w:rPr>
                <w:b/>
                <w:bCs/>
                <w:sz w:val="20"/>
                <w:szCs w:val="22"/>
              </w:rPr>
            </w:pPr>
            <w:proofErr w:type="spellStart"/>
            <w:proofErr w:type="gramStart"/>
            <w:r w:rsidRPr="00FC6AD9">
              <w:rPr>
                <w:color w:val="484848"/>
                <w:sz w:val="20"/>
              </w:rPr>
              <w:t>sambar</w:t>
            </w:r>
            <w:proofErr w:type="spellEnd"/>
            <w:proofErr w:type="gramEnd"/>
          </w:p>
        </w:tc>
        <w:tc>
          <w:tcPr>
            <w:tcW w:w="932" w:type="pct"/>
            <w:vAlign w:val="bottom"/>
          </w:tcPr>
          <w:p w14:paraId="78906EE4" w14:textId="6AE92875" w:rsidR="00885672" w:rsidRPr="00FC6AD9" w:rsidRDefault="00885672" w:rsidP="00B60A2A">
            <w:pPr>
              <w:rPr>
                <w:b/>
                <w:bCs/>
                <w:sz w:val="20"/>
                <w:szCs w:val="22"/>
              </w:rPr>
            </w:pPr>
            <w:proofErr w:type="gramStart"/>
            <w:r w:rsidRPr="00FC6AD9">
              <w:rPr>
                <w:color w:val="000000"/>
                <w:sz w:val="20"/>
              </w:rPr>
              <w:t>s</w:t>
            </w:r>
            <w:proofErr w:type="gramEnd"/>
            <w:r w:rsidRPr="00FC6AD9">
              <w:rPr>
                <w:color w:val="000000"/>
                <w:sz w:val="20"/>
              </w:rPr>
              <w:t xml:space="preserve"> a </w:t>
            </w:r>
            <w:proofErr w:type="spellStart"/>
            <w:r w:rsidRPr="00FC6AD9">
              <w:rPr>
                <w:color w:val="000000"/>
                <w:sz w:val="20"/>
              </w:rPr>
              <w:t>m:b</w:t>
            </w:r>
            <w:proofErr w:type="spell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r</w:t>
            </w:r>
          </w:p>
        </w:tc>
      </w:tr>
      <w:tr w:rsidR="00885672" w:rsidRPr="00FC6AD9" w14:paraId="068E8891" w14:textId="77777777" w:rsidTr="00885672">
        <w:tc>
          <w:tcPr>
            <w:tcW w:w="801" w:type="pct"/>
            <w:vAlign w:val="bottom"/>
          </w:tcPr>
          <w:p w14:paraId="54664D4F" w14:textId="77777777" w:rsidR="00885672" w:rsidRPr="00FC6AD9" w:rsidRDefault="00885672" w:rsidP="00B60A2A">
            <w:pPr>
              <w:rPr>
                <w:b/>
                <w:bCs/>
                <w:sz w:val="20"/>
                <w:szCs w:val="22"/>
              </w:rPr>
            </w:pPr>
            <w:proofErr w:type="spellStart"/>
            <w:proofErr w:type="gramStart"/>
            <w:r w:rsidRPr="00FC6AD9">
              <w:rPr>
                <w:color w:val="484848"/>
                <w:sz w:val="20"/>
              </w:rPr>
              <w:t>bartha</w:t>
            </w:r>
            <w:proofErr w:type="spellEnd"/>
            <w:proofErr w:type="gramEnd"/>
          </w:p>
        </w:tc>
        <w:tc>
          <w:tcPr>
            <w:tcW w:w="867" w:type="pct"/>
            <w:vAlign w:val="bottom"/>
          </w:tcPr>
          <w:p w14:paraId="73B0BEBD" w14:textId="4C7231CC" w:rsidR="00885672" w:rsidRPr="00FC6AD9" w:rsidRDefault="00885672" w:rsidP="00B60A2A">
            <w:pPr>
              <w:rPr>
                <w:b/>
                <w:bCs/>
                <w:sz w:val="20"/>
                <w:szCs w:val="22"/>
              </w:rPr>
            </w:pPr>
            <w:proofErr w:type="spellStart"/>
            <w:proofErr w:type="gramStart"/>
            <w:r w:rsidRPr="00FC6AD9">
              <w:rPr>
                <w:color w:val="000000"/>
                <w:sz w:val="20"/>
              </w:rPr>
              <w:t>b</w:t>
            </w:r>
            <w:proofErr w:type="gramEnd"/>
            <w:r w:rsidRPr="00FC6AD9">
              <w:rPr>
                <w:color w:val="000000"/>
                <w:sz w:val="20"/>
              </w:rPr>
              <w:t>:h</w:t>
            </w:r>
            <w:proofErr w:type="spellEnd"/>
            <w:r w:rsidRPr="00FC6AD9">
              <w:rPr>
                <w:color w:val="000000"/>
                <w:sz w:val="20"/>
              </w:rPr>
              <w:t xml:space="preserve"> a r a </w:t>
            </w:r>
            <w:proofErr w:type="spellStart"/>
            <w:r w:rsidRPr="00FC6AD9">
              <w:rPr>
                <w:color w:val="000000"/>
                <w:sz w:val="20"/>
              </w:rPr>
              <w:t>th</w:t>
            </w:r>
            <w:proofErr w:type="spellEnd"/>
            <w:r w:rsidRPr="00FC6AD9">
              <w:rPr>
                <w:color w:val="000000"/>
                <w:sz w:val="20"/>
              </w:rPr>
              <w:t xml:space="preserve"> </w:t>
            </w:r>
            <w:proofErr w:type="spellStart"/>
            <w:r w:rsidRPr="00FC6AD9">
              <w:rPr>
                <w:color w:val="000000"/>
                <w:sz w:val="20"/>
              </w:rPr>
              <w:t>aa</w:t>
            </w:r>
            <w:proofErr w:type="spellEnd"/>
          </w:p>
        </w:tc>
        <w:tc>
          <w:tcPr>
            <w:tcW w:w="799" w:type="pct"/>
            <w:vAlign w:val="bottom"/>
          </w:tcPr>
          <w:p w14:paraId="5E926034" w14:textId="77777777" w:rsidR="00885672" w:rsidRPr="00FC6AD9" w:rsidRDefault="00885672" w:rsidP="00B60A2A">
            <w:pPr>
              <w:rPr>
                <w:b/>
                <w:bCs/>
                <w:sz w:val="20"/>
                <w:szCs w:val="22"/>
              </w:rPr>
            </w:pPr>
            <w:proofErr w:type="gramStart"/>
            <w:r w:rsidRPr="00FC6AD9">
              <w:rPr>
                <w:color w:val="484848"/>
                <w:sz w:val="20"/>
              </w:rPr>
              <w:t>biryani</w:t>
            </w:r>
            <w:proofErr w:type="gramEnd"/>
          </w:p>
        </w:tc>
        <w:tc>
          <w:tcPr>
            <w:tcW w:w="868" w:type="pct"/>
            <w:vAlign w:val="bottom"/>
          </w:tcPr>
          <w:p w14:paraId="30819B5C" w14:textId="137BF7F8" w:rsidR="00885672" w:rsidRPr="00FC6AD9" w:rsidRDefault="00885672" w:rsidP="00B60A2A">
            <w:pPr>
              <w:rPr>
                <w:b/>
                <w:bCs/>
                <w:sz w:val="20"/>
                <w:szCs w:val="22"/>
              </w:rPr>
            </w:pPr>
            <w:proofErr w:type="gramStart"/>
            <w:r w:rsidRPr="00FC6AD9">
              <w:rPr>
                <w:color w:val="000000"/>
                <w:sz w:val="20"/>
              </w:rPr>
              <w:t>b</w:t>
            </w:r>
            <w:proofErr w:type="gramEnd"/>
            <w:r w:rsidRPr="00FC6AD9">
              <w:rPr>
                <w:color w:val="000000"/>
                <w:sz w:val="20"/>
              </w:rPr>
              <w:t xml:space="preserve"> </w:t>
            </w:r>
            <w:proofErr w:type="spellStart"/>
            <w:r w:rsidRPr="00FC6AD9">
              <w:rPr>
                <w:color w:val="000000"/>
                <w:sz w:val="20"/>
              </w:rPr>
              <w:t>i</w:t>
            </w:r>
            <w:proofErr w:type="spellEnd"/>
            <w:r w:rsidRPr="00FC6AD9">
              <w:rPr>
                <w:color w:val="000000"/>
                <w:sz w:val="20"/>
              </w:rPr>
              <w:t xml:space="preserve"> r a y </w:t>
            </w:r>
            <w:proofErr w:type="spellStart"/>
            <w:r w:rsidRPr="00FC6AD9">
              <w:rPr>
                <w:color w:val="000000"/>
                <w:sz w:val="20"/>
              </w:rPr>
              <w:t>aa</w:t>
            </w:r>
            <w:proofErr w:type="spellEnd"/>
            <w:r w:rsidRPr="00FC6AD9">
              <w:rPr>
                <w:color w:val="000000"/>
                <w:sz w:val="20"/>
              </w:rPr>
              <w:t xml:space="preserve"> n ii</w:t>
            </w:r>
          </w:p>
        </w:tc>
        <w:tc>
          <w:tcPr>
            <w:tcW w:w="733" w:type="pct"/>
            <w:vAlign w:val="bottom"/>
          </w:tcPr>
          <w:p w14:paraId="7731E48C" w14:textId="77777777" w:rsidR="00885672" w:rsidRPr="00FC6AD9" w:rsidRDefault="00885672" w:rsidP="00B60A2A">
            <w:pPr>
              <w:rPr>
                <w:b/>
                <w:bCs/>
                <w:sz w:val="20"/>
                <w:szCs w:val="22"/>
              </w:rPr>
            </w:pPr>
            <w:proofErr w:type="spellStart"/>
            <w:proofErr w:type="gramStart"/>
            <w:r w:rsidRPr="00FC6AD9">
              <w:rPr>
                <w:color w:val="484848"/>
                <w:sz w:val="20"/>
              </w:rPr>
              <w:t>kadai</w:t>
            </w:r>
            <w:proofErr w:type="spellEnd"/>
            <w:proofErr w:type="gramEnd"/>
          </w:p>
        </w:tc>
        <w:tc>
          <w:tcPr>
            <w:tcW w:w="932" w:type="pct"/>
            <w:vAlign w:val="bottom"/>
          </w:tcPr>
          <w:p w14:paraId="5019BDAD" w14:textId="0DC212CF" w:rsidR="00885672" w:rsidRPr="00FC6AD9" w:rsidRDefault="00885672" w:rsidP="00B60A2A">
            <w:pPr>
              <w:rPr>
                <w:b/>
                <w:bCs/>
                <w:sz w:val="20"/>
                <w:szCs w:val="22"/>
              </w:rPr>
            </w:pPr>
            <w:proofErr w:type="gramStart"/>
            <w:r w:rsidRPr="00FC6AD9">
              <w:rPr>
                <w:color w:val="000000"/>
                <w:sz w:val="20"/>
              </w:rPr>
              <w:t>k</w:t>
            </w:r>
            <w:proofErr w:type="gramEnd"/>
            <w:r w:rsidRPr="00FC6AD9">
              <w:rPr>
                <w:color w:val="000000"/>
                <w:sz w:val="20"/>
              </w:rPr>
              <w:t xml:space="preserve"> a r. </w:t>
            </w:r>
            <w:proofErr w:type="spellStart"/>
            <w:r w:rsidRPr="00FC6AD9">
              <w:rPr>
                <w:color w:val="000000"/>
                <w:sz w:val="20"/>
              </w:rPr>
              <w:t>aa</w:t>
            </w:r>
            <w:proofErr w:type="spellEnd"/>
            <w:r w:rsidRPr="00FC6AD9">
              <w:rPr>
                <w:color w:val="000000"/>
                <w:sz w:val="20"/>
              </w:rPr>
              <w:t xml:space="preserve"> ii</w:t>
            </w:r>
          </w:p>
        </w:tc>
      </w:tr>
      <w:tr w:rsidR="00885672" w:rsidRPr="00FC6AD9" w14:paraId="386AE950" w14:textId="77777777" w:rsidTr="00885672">
        <w:tc>
          <w:tcPr>
            <w:tcW w:w="801" w:type="pct"/>
            <w:vAlign w:val="bottom"/>
          </w:tcPr>
          <w:p w14:paraId="2519D9AD" w14:textId="77777777" w:rsidR="00885672" w:rsidRPr="00FC6AD9" w:rsidRDefault="00885672" w:rsidP="00B60A2A">
            <w:pPr>
              <w:rPr>
                <w:b/>
                <w:bCs/>
                <w:sz w:val="20"/>
                <w:szCs w:val="22"/>
              </w:rPr>
            </w:pPr>
            <w:proofErr w:type="spellStart"/>
            <w:proofErr w:type="gramStart"/>
            <w:r w:rsidRPr="00FC6AD9">
              <w:rPr>
                <w:color w:val="484848"/>
                <w:sz w:val="20"/>
              </w:rPr>
              <w:t>chettinand</w:t>
            </w:r>
            <w:proofErr w:type="spellEnd"/>
            <w:proofErr w:type="gramEnd"/>
          </w:p>
        </w:tc>
        <w:tc>
          <w:tcPr>
            <w:tcW w:w="867" w:type="pct"/>
            <w:vAlign w:val="bottom"/>
          </w:tcPr>
          <w:p w14:paraId="6BC081C2" w14:textId="53ED3B32" w:rsidR="00885672" w:rsidRPr="00FC6AD9" w:rsidRDefault="00885672" w:rsidP="00B60A2A">
            <w:pPr>
              <w:rPr>
                <w:b/>
                <w:bCs/>
                <w:sz w:val="20"/>
                <w:szCs w:val="22"/>
              </w:rPr>
            </w:pPr>
            <w:proofErr w:type="spellStart"/>
            <w:r w:rsidRPr="00FC6AD9">
              <w:rPr>
                <w:color w:val="000000"/>
                <w:sz w:val="20"/>
              </w:rPr>
              <w:t>ch</w:t>
            </w:r>
            <w:proofErr w:type="spellEnd"/>
            <w:r w:rsidRPr="00FC6AD9">
              <w:rPr>
                <w:color w:val="000000"/>
                <w:sz w:val="20"/>
              </w:rPr>
              <w:t xml:space="preserve"> et </w:t>
            </w:r>
            <w:proofErr w:type="spellStart"/>
            <w:r w:rsidRPr="00FC6AD9">
              <w:rPr>
                <w:color w:val="000000"/>
                <w:sz w:val="20"/>
              </w:rPr>
              <w:t>ti</w:t>
            </w:r>
            <w:proofErr w:type="spellEnd"/>
            <w:r w:rsidRPr="00FC6AD9">
              <w:rPr>
                <w:color w:val="000000"/>
                <w:sz w:val="20"/>
              </w:rPr>
              <w:t xml:space="preserve"> n a </w:t>
            </w:r>
            <w:proofErr w:type="spellStart"/>
            <w:r w:rsidRPr="00FC6AD9">
              <w:rPr>
                <w:color w:val="000000"/>
                <w:sz w:val="20"/>
              </w:rPr>
              <w:t>n</w:t>
            </w:r>
            <w:proofErr w:type="gramStart"/>
            <w:r w:rsidRPr="00FC6AD9">
              <w:rPr>
                <w:color w:val="000000"/>
                <w:sz w:val="20"/>
              </w:rPr>
              <w:t>:d</w:t>
            </w:r>
            <w:proofErr w:type="spellEnd"/>
            <w:proofErr w:type="gramEnd"/>
          </w:p>
        </w:tc>
        <w:tc>
          <w:tcPr>
            <w:tcW w:w="799" w:type="pct"/>
            <w:vAlign w:val="bottom"/>
          </w:tcPr>
          <w:p w14:paraId="533EED5B" w14:textId="77777777" w:rsidR="00885672" w:rsidRPr="00FC6AD9" w:rsidRDefault="00885672" w:rsidP="00B60A2A">
            <w:pPr>
              <w:rPr>
                <w:b/>
                <w:bCs/>
                <w:sz w:val="20"/>
                <w:szCs w:val="22"/>
              </w:rPr>
            </w:pPr>
            <w:proofErr w:type="spellStart"/>
            <w:proofErr w:type="gramStart"/>
            <w:r w:rsidRPr="00FC6AD9">
              <w:rPr>
                <w:color w:val="484848"/>
                <w:sz w:val="20"/>
              </w:rPr>
              <w:t>bisibele</w:t>
            </w:r>
            <w:proofErr w:type="spellEnd"/>
            <w:proofErr w:type="gramEnd"/>
            <w:r w:rsidRPr="00FC6AD9">
              <w:rPr>
                <w:color w:val="484848"/>
                <w:sz w:val="20"/>
              </w:rPr>
              <w:t xml:space="preserve"> </w:t>
            </w:r>
            <w:proofErr w:type="spellStart"/>
            <w:r w:rsidRPr="00FC6AD9">
              <w:rPr>
                <w:color w:val="484848"/>
                <w:sz w:val="20"/>
              </w:rPr>
              <w:t>baath</w:t>
            </w:r>
            <w:proofErr w:type="spellEnd"/>
          </w:p>
        </w:tc>
        <w:tc>
          <w:tcPr>
            <w:tcW w:w="868" w:type="pct"/>
            <w:vAlign w:val="bottom"/>
          </w:tcPr>
          <w:p w14:paraId="30249BE5" w14:textId="15E4AFCD" w:rsidR="00885672" w:rsidRPr="00FC6AD9" w:rsidRDefault="00885672" w:rsidP="00B60A2A">
            <w:pPr>
              <w:rPr>
                <w:b/>
                <w:bCs/>
                <w:sz w:val="20"/>
                <w:szCs w:val="22"/>
              </w:rPr>
            </w:pPr>
            <w:proofErr w:type="gramStart"/>
            <w:r w:rsidRPr="00FC6AD9">
              <w:rPr>
                <w:color w:val="000000"/>
                <w:sz w:val="20"/>
              </w:rPr>
              <w:t>b</w:t>
            </w:r>
            <w:proofErr w:type="gramEnd"/>
            <w:r w:rsidRPr="00FC6AD9">
              <w:rPr>
                <w:color w:val="000000"/>
                <w:sz w:val="20"/>
              </w:rPr>
              <w:t xml:space="preserve"> </w:t>
            </w:r>
            <w:proofErr w:type="spellStart"/>
            <w:r w:rsidRPr="00FC6AD9">
              <w:rPr>
                <w:color w:val="000000"/>
                <w:sz w:val="20"/>
              </w:rPr>
              <w:t>i</w:t>
            </w:r>
            <w:proofErr w:type="spellEnd"/>
            <w:r w:rsidRPr="00FC6AD9">
              <w:rPr>
                <w:color w:val="000000"/>
                <w:sz w:val="20"/>
              </w:rPr>
              <w:t xml:space="preserve"> s </w:t>
            </w:r>
            <w:proofErr w:type="spellStart"/>
            <w:r w:rsidRPr="00FC6AD9">
              <w:rPr>
                <w:color w:val="000000"/>
                <w:sz w:val="20"/>
              </w:rPr>
              <w:t>i</w:t>
            </w:r>
            <w:proofErr w:type="spellEnd"/>
            <w:r w:rsidRPr="00FC6AD9">
              <w:rPr>
                <w:color w:val="000000"/>
                <w:sz w:val="20"/>
              </w:rPr>
              <w:t xml:space="preserve"> b e l e b </w:t>
            </w:r>
            <w:proofErr w:type="spellStart"/>
            <w:r w:rsidRPr="00FC6AD9">
              <w:rPr>
                <w:color w:val="000000"/>
                <w:sz w:val="20"/>
              </w:rPr>
              <w:t>aa</w:t>
            </w:r>
            <w:proofErr w:type="spellEnd"/>
            <w:r w:rsidRPr="00FC6AD9">
              <w:rPr>
                <w:color w:val="000000"/>
                <w:sz w:val="20"/>
              </w:rPr>
              <w:t xml:space="preserve"> </w:t>
            </w:r>
            <w:proofErr w:type="spellStart"/>
            <w:r w:rsidRPr="00FC6AD9">
              <w:rPr>
                <w:color w:val="000000"/>
                <w:sz w:val="20"/>
              </w:rPr>
              <w:t>th</w:t>
            </w:r>
            <w:proofErr w:type="spellEnd"/>
          </w:p>
        </w:tc>
        <w:tc>
          <w:tcPr>
            <w:tcW w:w="733" w:type="pct"/>
            <w:vAlign w:val="bottom"/>
          </w:tcPr>
          <w:p w14:paraId="077D5FE2" w14:textId="77777777" w:rsidR="00885672" w:rsidRPr="00FC6AD9" w:rsidRDefault="00885672" w:rsidP="00B60A2A">
            <w:pPr>
              <w:rPr>
                <w:b/>
                <w:bCs/>
                <w:sz w:val="20"/>
                <w:szCs w:val="22"/>
              </w:rPr>
            </w:pPr>
            <w:proofErr w:type="spellStart"/>
            <w:proofErr w:type="gramStart"/>
            <w:r w:rsidRPr="00FC6AD9">
              <w:rPr>
                <w:color w:val="484848"/>
                <w:sz w:val="20"/>
              </w:rPr>
              <w:t>keema</w:t>
            </w:r>
            <w:proofErr w:type="spellEnd"/>
            <w:proofErr w:type="gramEnd"/>
          </w:p>
        </w:tc>
        <w:tc>
          <w:tcPr>
            <w:tcW w:w="932" w:type="pct"/>
            <w:vAlign w:val="bottom"/>
          </w:tcPr>
          <w:p w14:paraId="6FD423B6" w14:textId="69583DE1" w:rsidR="00885672" w:rsidRPr="00FC6AD9" w:rsidRDefault="00885672" w:rsidP="00B60A2A">
            <w:pPr>
              <w:rPr>
                <w:b/>
                <w:bCs/>
                <w:sz w:val="20"/>
                <w:szCs w:val="22"/>
              </w:rPr>
            </w:pPr>
            <w:proofErr w:type="gramStart"/>
            <w:r w:rsidRPr="00FC6AD9">
              <w:rPr>
                <w:color w:val="000000"/>
                <w:sz w:val="20"/>
              </w:rPr>
              <w:t>k</w:t>
            </w:r>
            <w:proofErr w:type="gramEnd"/>
            <w:r w:rsidRPr="00FC6AD9">
              <w:rPr>
                <w:color w:val="000000"/>
                <w:sz w:val="20"/>
              </w:rPr>
              <w:t xml:space="preserve"> ii m </w:t>
            </w:r>
            <w:proofErr w:type="spellStart"/>
            <w:r w:rsidRPr="00FC6AD9">
              <w:rPr>
                <w:color w:val="000000"/>
                <w:sz w:val="20"/>
              </w:rPr>
              <w:t>aa</w:t>
            </w:r>
            <w:proofErr w:type="spellEnd"/>
          </w:p>
        </w:tc>
      </w:tr>
      <w:tr w:rsidR="00885672" w:rsidRPr="00FC6AD9" w14:paraId="0DCB9768" w14:textId="77777777" w:rsidTr="00885672">
        <w:tc>
          <w:tcPr>
            <w:tcW w:w="801" w:type="pct"/>
            <w:vAlign w:val="bottom"/>
          </w:tcPr>
          <w:p w14:paraId="788586FD" w14:textId="77777777" w:rsidR="00885672" w:rsidRPr="00FC6AD9" w:rsidRDefault="00885672" w:rsidP="00B60A2A">
            <w:pPr>
              <w:rPr>
                <w:b/>
                <w:bCs/>
                <w:sz w:val="20"/>
                <w:szCs w:val="22"/>
              </w:rPr>
            </w:pPr>
            <w:proofErr w:type="spellStart"/>
            <w:proofErr w:type="gramStart"/>
            <w:r w:rsidRPr="00FC6AD9">
              <w:rPr>
                <w:color w:val="484848"/>
                <w:sz w:val="20"/>
              </w:rPr>
              <w:t>gosht</w:t>
            </w:r>
            <w:proofErr w:type="spellEnd"/>
            <w:proofErr w:type="gramEnd"/>
          </w:p>
        </w:tc>
        <w:tc>
          <w:tcPr>
            <w:tcW w:w="867" w:type="pct"/>
            <w:vAlign w:val="bottom"/>
          </w:tcPr>
          <w:p w14:paraId="35988B73" w14:textId="4F04D012" w:rsidR="00885672" w:rsidRPr="00FC6AD9" w:rsidRDefault="00885672" w:rsidP="00B60A2A">
            <w:pPr>
              <w:rPr>
                <w:b/>
                <w:bCs/>
                <w:sz w:val="20"/>
                <w:szCs w:val="22"/>
              </w:rPr>
            </w:pPr>
            <w:proofErr w:type="gramStart"/>
            <w:r w:rsidRPr="00FC6AD9">
              <w:rPr>
                <w:color w:val="000000"/>
                <w:sz w:val="20"/>
              </w:rPr>
              <w:t>g</w:t>
            </w:r>
            <w:proofErr w:type="gramEnd"/>
            <w:r w:rsidRPr="00FC6AD9">
              <w:rPr>
                <w:color w:val="000000"/>
                <w:sz w:val="20"/>
              </w:rPr>
              <w:t xml:space="preserve"> o </w:t>
            </w:r>
            <w:proofErr w:type="spellStart"/>
            <w:r w:rsidRPr="00FC6AD9">
              <w:rPr>
                <w:color w:val="000000"/>
                <w:sz w:val="20"/>
              </w:rPr>
              <w:t>shth</w:t>
            </w:r>
            <w:proofErr w:type="spellEnd"/>
          </w:p>
        </w:tc>
        <w:tc>
          <w:tcPr>
            <w:tcW w:w="799" w:type="pct"/>
            <w:vAlign w:val="bottom"/>
          </w:tcPr>
          <w:p w14:paraId="382A9837" w14:textId="77777777" w:rsidR="00885672" w:rsidRPr="00FC6AD9" w:rsidRDefault="00885672" w:rsidP="00B60A2A">
            <w:pPr>
              <w:rPr>
                <w:b/>
                <w:bCs/>
                <w:sz w:val="20"/>
                <w:szCs w:val="22"/>
              </w:rPr>
            </w:pPr>
            <w:proofErr w:type="spellStart"/>
            <w:proofErr w:type="gramStart"/>
            <w:r w:rsidRPr="00FC6AD9">
              <w:rPr>
                <w:color w:val="484848"/>
                <w:sz w:val="20"/>
              </w:rPr>
              <w:t>pulav</w:t>
            </w:r>
            <w:proofErr w:type="spellEnd"/>
            <w:proofErr w:type="gramEnd"/>
          </w:p>
        </w:tc>
        <w:tc>
          <w:tcPr>
            <w:tcW w:w="868" w:type="pct"/>
            <w:vAlign w:val="bottom"/>
          </w:tcPr>
          <w:p w14:paraId="551E3CDD" w14:textId="013902A0" w:rsidR="00885672" w:rsidRPr="00FC6AD9" w:rsidRDefault="00885672" w:rsidP="00B60A2A">
            <w:pPr>
              <w:rPr>
                <w:b/>
                <w:bCs/>
                <w:sz w:val="20"/>
                <w:szCs w:val="22"/>
              </w:rPr>
            </w:pPr>
            <w:proofErr w:type="gramStart"/>
            <w:r w:rsidRPr="00FC6AD9">
              <w:rPr>
                <w:color w:val="000000"/>
                <w:sz w:val="20"/>
              </w:rPr>
              <w:t>p</w:t>
            </w:r>
            <w:proofErr w:type="gramEnd"/>
            <w:r w:rsidRPr="00FC6AD9">
              <w:rPr>
                <w:color w:val="000000"/>
                <w:sz w:val="20"/>
              </w:rPr>
              <w:t xml:space="preserve"> u l </w:t>
            </w:r>
            <w:proofErr w:type="spellStart"/>
            <w:r w:rsidRPr="00FC6AD9">
              <w:rPr>
                <w:color w:val="000000"/>
                <w:sz w:val="20"/>
              </w:rPr>
              <w:t>aa</w:t>
            </w:r>
            <w:proofErr w:type="spellEnd"/>
            <w:r w:rsidRPr="00FC6AD9">
              <w:rPr>
                <w:color w:val="000000"/>
                <w:sz w:val="20"/>
              </w:rPr>
              <w:t xml:space="preserve"> w</w:t>
            </w:r>
          </w:p>
        </w:tc>
        <w:tc>
          <w:tcPr>
            <w:tcW w:w="733" w:type="pct"/>
            <w:vAlign w:val="bottom"/>
          </w:tcPr>
          <w:p w14:paraId="0411BDAF" w14:textId="77777777" w:rsidR="00885672" w:rsidRPr="00FC6AD9" w:rsidRDefault="00885672" w:rsidP="00B60A2A">
            <w:pPr>
              <w:rPr>
                <w:b/>
                <w:bCs/>
                <w:sz w:val="20"/>
                <w:szCs w:val="22"/>
              </w:rPr>
            </w:pPr>
            <w:proofErr w:type="spellStart"/>
            <w:proofErr w:type="gramStart"/>
            <w:r w:rsidRPr="00FC6AD9">
              <w:rPr>
                <w:color w:val="484848"/>
                <w:sz w:val="20"/>
              </w:rPr>
              <w:t>lachcha</w:t>
            </w:r>
            <w:proofErr w:type="spellEnd"/>
            <w:proofErr w:type="gramEnd"/>
          </w:p>
        </w:tc>
        <w:tc>
          <w:tcPr>
            <w:tcW w:w="932" w:type="pct"/>
            <w:vAlign w:val="bottom"/>
          </w:tcPr>
          <w:p w14:paraId="37A69C6B" w14:textId="794AC0CB" w:rsidR="00885672" w:rsidRPr="00FC6AD9" w:rsidRDefault="00885672" w:rsidP="00B60A2A">
            <w:pPr>
              <w:rPr>
                <w:b/>
                <w:bCs/>
                <w:sz w:val="20"/>
                <w:szCs w:val="22"/>
              </w:rPr>
            </w:pPr>
            <w:proofErr w:type="gramStart"/>
            <w:r w:rsidRPr="00FC6AD9">
              <w:rPr>
                <w:color w:val="000000"/>
                <w:sz w:val="20"/>
              </w:rPr>
              <w:t>l</w:t>
            </w:r>
            <w:proofErr w:type="gramEnd"/>
            <w:r w:rsidRPr="00FC6AD9">
              <w:rPr>
                <w:color w:val="000000"/>
                <w:sz w:val="20"/>
              </w:rPr>
              <w:t xml:space="preserve"> ach </w:t>
            </w:r>
            <w:proofErr w:type="spellStart"/>
            <w:r w:rsidRPr="00FC6AD9">
              <w:rPr>
                <w:color w:val="000000"/>
                <w:sz w:val="20"/>
              </w:rPr>
              <w:t>ch</w:t>
            </w:r>
            <w:proofErr w:type="spellEnd"/>
            <w:r w:rsidRPr="00FC6AD9">
              <w:rPr>
                <w:color w:val="000000"/>
                <w:sz w:val="20"/>
              </w:rPr>
              <w:t xml:space="preserve">: </w:t>
            </w:r>
            <w:proofErr w:type="spellStart"/>
            <w:r w:rsidRPr="00FC6AD9">
              <w:rPr>
                <w:color w:val="000000"/>
                <w:sz w:val="20"/>
              </w:rPr>
              <w:t>aa</w:t>
            </w:r>
            <w:proofErr w:type="spellEnd"/>
          </w:p>
        </w:tc>
      </w:tr>
      <w:tr w:rsidR="00885672" w:rsidRPr="00FC6AD9" w14:paraId="50C7676A" w14:textId="77777777" w:rsidTr="00885672">
        <w:tc>
          <w:tcPr>
            <w:tcW w:w="801" w:type="pct"/>
            <w:vAlign w:val="bottom"/>
          </w:tcPr>
          <w:p w14:paraId="567C1EC9" w14:textId="77777777" w:rsidR="00885672" w:rsidRPr="00FC6AD9" w:rsidRDefault="00885672" w:rsidP="00B60A2A">
            <w:pPr>
              <w:rPr>
                <w:b/>
                <w:bCs/>
                <w:sz w:val="20"/>
                <w:szCs w:val="22"/>
              </w:rPr>
            </w:pPr>
            <w:proofErr w:type="spellStart"/>
            <w:proofErr w:type="gramStart"/>
            <w:r w:rsidRPr="00FC6AD9">
              <w:rPr>
                <w:color w:val="484848"/>
                <w:sz w:val="20"/>
              </w:rPr>
              <w:t>makhani</w:t>
            </w:r>
            <w:proofErr w:type="spellEnd"/>
            <w:proofErr w:type="gramEnd"/>
          </w:p>
        </w:tc>
        <w:tc>
          <w:tcPr>
            <w:tcW w:w="867" w:type="pct"/>
            <w:vAlign w:val="bottom"/>
          </w:tcPr>
          <w:p w14:paraId="72B5F316" w14:textId="06AF1364" w:rsidR="00885672" w:rsidRPr="00FC6AD9" w:rsidRDefault="00885672" w:rsidP="00B60A2A">
            <w:pPr>
              <w:rPr>
                <w:b/>
                <w:bCs/>
                <w:sz w:val="20"/>
                <w:szCs w:val="22"/>
              </w:rPr>
            </w:pPr>
            <w:proofErr w:type="gramStart"/>
            <w:r w:rsidRPr="00FC6AD9">
              <w:rPr>
                <w:color w:val="000000"/>
                <w:sz w:val="20"/>
              </w:rPr>
              <w:t>m</w:t>
            </w:r>
            <w:proofErr w:type="gramEnd"/>
            <w:r w:rsidRPr="00FC6AD9">
              <w:rPr>
                <w:color w:val="000000"/>
                <w:sz w:val="20"/>
              </w:rPr>
              <w:t xml:space="preserve"> a </w:t>
            </w:r>
            <w:proofErr w:type="spellStart"/>
            <w:r w:rsidRPr="00FC6AD9">
              <w:rPr>
                <w:color w:val="000000"/>
                <w:sz w:val="20"/>
              </w:rPr>
              <w:t>k:h</w:t>
            </w:r>
            <w:proofErr w:type="spellEnd"/>
            <w:r w:rsidRPr="00FC6AD9">
              <w:rPr>
                <w:color w:val="000000"/>
                <w:sz w:val="20"/>
              </w:rPr>
              <w:t xml:space="preserve"> a n ii</w:t>
            </w:r>
          </w:p>
        </w:tc>
        <w:tc>
          <w:tcPr>
            <w:tcW w:w="799" w:type="pct"/>
            <w:vAlign w:val="bottom"/>
          </w:tcPr>
          <w:p w14:paraId="493B8CAD" w14:textId="77777777" w:rsidR="00885672" w:rsidRPr="00FC6AD9" w:rsidRDefault="00885672" w:rsidP="00B60A2A">
            <w:pPr>
              <w:rPr>
                <w:b/>
                <w:bCs/>
                <w:sz w:val="20"/>
                <w:szCs w:val="22"/>
              </w:rPr>
            </w:pPr>
            <w:proofErr w:type="spellStart"/>
            <w:proofErr w:type="gramStart"/>
            <w:r w:rsidRPr="00FC6AD9">
              <w:rPr>
                <w:color w:val="484848"/>
                <w:sz w:val="20"/>
              </w:rPr>
              <w:t>upma</w:t>
            </w:r>
            <w:proofErr w:type="spellEnd"/>
            <w:proofErr w:type="gramEnd"/>
          </w:p>
        </w:tc>
        <w:tc>
          <w:tcPr>
            <w:tcW w:w="868" w:type="pct"/>
            <w:vAlign w:val="bottom"/>
          </w:tcPr>
          <w:p w14:paraId="0C90A217" w14:textId="03265B9E" w:rsidR="00885672" w:rsidRPr="00FC6AD9" w:rsidRDefault="00885672" w:rsidP="00B60A2A">
            <w:pPr>
              <w:rPr>
                <w:b/>
                <w:bCs/>
                <w:sz w:val="20"/>
                <w:szCs w:val="22"/>
              </w:rPr>
            </w:pPr>
            <w:proofErr w:type="gramStart"/>
            <w:r w:rsidRPr="00FC6AD9">
              <w:rPr>
                <w:color w:val="000000"/>
                <w:sz w:val="20"/>
              </w:rPr>
              <w:t>u</w:t>
            </w:r>
            <w:proofErr w:type="gramEnd"/>
            <w:r w:rsidRPr="00FC6AD9">
              <w:rPr>
                <w:color w:val="000000"/>
                <w:sz w:val="20"/>
              </w:rPr>
              <w:t xml:space="preserve"> p a m </w:t>
            </w:r>
            <w:proofErr w:type="spellStart"/>
            <w:r w:rsidRPr="00FC6AD9">
              <w:rPr>
                <w:color w:val="000000"/>
                <w:sz w:val="20"/>
              </w:rPr>
              <w:t>aa</w:t>
            </w:r>
            <w:proofErr w:type="spellEnd"/>
          </w:p>
        </w:tc>
        <w:tc>
          <w:tcPr>
            <w:tcW w:w="733" w:type="pct"/>
            <w:vAlign w:val="bottom"/>
          </w:tcPr>
          <w:p w14:paraId="23A70CA5" w14:textId="77777777" w:rsidR="00885672" w:rsidRPr="00FC6AD9" w:rsidRDefault="00885672" w:rsidP="00B60A2A">
            <w:pPr>
              <w:rPr>
                <w:b/>
                <w:bCs/>
                <w:sz w:val="20"/>
                <w:szCs w:val="22"/>
              </w:rPr>
            </w:pPr>
            <w:proofErr w:type="spellStart"/>
            <w:proofErr w:type="gramStart"/>
            <w:r w:rsidRPr="00FC6AD9">
              <w:rPr>
                <w:color w:val="484848"/>
                <w:sz w:val="20"/>
              </w:rPr>
              <w:t>shahi</w:t>
            </w:r>
            <w:proofErr w:type="spellEnd"/>
            <w:proofErr w:type="gramEnd"/>
          </w:p>
        </w:tc>
        <w:tc>
          <w:tcPr>
            <w:tcW w:w="932" w:type="pct"/>
            <w:vAlign w:val="bottom"/>
          </w:tcPr>
          <w:p w14:paraId="5A9CE9EF" w14:textId="43D326B4" w:rsidR="00885672" w:rsidRPr="00FC6AD9" w:rsidRDefault="00885672" w:rsidP="00B60A2A">
            <w:pPr>
              <w:rPr>
                <w:b/>
                <w:bCs/>
                <w:sz w:val="20"/>
                <w:szCs w:val="22"/>
              </w:rPr>
            </w:pPr>
            <w:proofErr w:type="spellStart"/>
            <w:proofErr w:type="gramStart"/>
            <w:r w:rsidRPr="00FC6AD9">
              <w:rPr>
                <w:color w:val="000000"/>
                <w:sz w:val="20"/>
              </w:rPr>
              <w:t>sh</w:t>
            </w:r>
            <w:proofErr w:type="spellEnd"/>
            <w:proofErr w:type="gram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h ii</w:t>
            </w:r>
          </w:p>
        </w:tc>
      </w:tr>
      <w:tr w:rsidR="00885672" w:rsidRPr="00FC6AD9" w14:paraId="7D484D1F" w14:textId="77777777" w:rsidTr="00885672">
        <w:tc>
          <w:tcPr>
            <w:tcW w:w="801" w:type="pct"/>
            <w:vAlign w:val="bottom"/>
          </w:tcPr>
          <w:p w14:paraId="0CD73570" w14:textId="77777777" w:rsidR="00885672" w:rsidRPr="00FC6AD9" w:rsidRDefault="00885672" w:rsidP="00B60A2A">
            <w:pPr>
              <w:rPr>
                <w:b/>
                <w:bCs/>
                <w:sz w:val="20"/>
                <w:szCs w:val="22"/>
              </w:rPr>
            </w:pPr>
            <w:proofErr w:type="spellStart"/>
            <w:proofErr w:type="gramStart"/>
            <w:r w:rsidRPr="00FC6AD9">
              <w:rPr>
                <w:color w:val="484848"/>
                <w:sz w:val="20"/>
              </w:rPr>
              <w:t>navratan</w:t>
            </w:r>
            <w:proofErr w:type="spellEnd"/>
            <w:proofErr w:type="gramEnd"/>
          </w:p>
        </w:tc>
        <w:tc>
          <w:tcPr>
            <w:tcW w:w="867" w:type="pct"/>
            <w:vAlign w:val="bottom"/>
          </w:tcPr>
          <w:p w14:paraId="3729BAB1" w14:textId="0587966F" w:rsidR="00885672" w:rsidRPr="00FC6AD9" w:rsidRDefault="00885672" w:rsidP="00B60A2A">
            <w:pPr>
              <w:rPr>
                <w:b/>
                <w:bCs/>
                <w:sz w:val="20"/>
                <w:szCs w:val="22"/>
              </w:rPr>
            </w:pPr>
            <w:proofErr w:type="gramStart"/>
            <w:r w:rsidRPr="00FC6AD9">
              <w:rPr>
                <w:color w:val="000000"/>
                <w:sz w:val="20"/>
              </w:rPr>
              <w:t>n</w:t>
            </w:r>
            <w:proofErr w:type="gramEnd"/>
            <w:r w:rsidRPr="00FC6AD9">
              <w:rPr>
                <w:color w:val="000000"/>
                <w:sz w:val="20"/>
              </w:rPr>
              <w:t xml:space="preserve"> a v a r a </w:t>
            </w:r>
            <w:proofErr w:type="spellStart"/>
            <w:r w:rsidRPr="00FC6AD9">
              <w:rPr>
                <w:color w:val="000000"/>
                <w:sz w:val="20"/>
              </w:rPr>
              <w:t>th</w:t>
            </w:r>
            <w:proofErr w:type="spellEnd"/>
            <w:r w:rsidRPr="00FC6AD9">
              <w:rPr>
                <w:color w:val="000000"/>
                <w:sz w:val="20"/>
              </w:rPr>
              <w:t xml:space="preserve"> a n</w:t>
            </w:r>
          </w:p>
        </w:tc>
        <w:tc>
          <w:tcPr>
            <w:tcW w:w="799" w:type="pct"/>
            <w:vAlign w:val="bottom"/>
          </w:tcPr>
          <w:p w14:paraId="56EBEA32" w14:textId="77777777" w:rsidR="00885672" w:rsidRPr="00FC6AD9" w:rsidRDefault="00885672" w:rsidP="00B60A2A">
            <w:pPr>
              <w:rPr>
                <w:b/>
                <w:bCs/>
                <w:sz w:val="20"/>
                <w:szCs w:val="22"/>
              </w:rPr>
            </w:pPr>
            <w:proofErr w:type="spellStart"/>
            <w:proofErr w:type="gramStart"/>
            <w:r w:rsidRPr="00FC6AD9">
              <w:rPr>
                <w:color w:val="484848"/>
                <w:sz w:val="20"/>
              </w:rPr>
              <w:t>vangibaath</w:t>
            </w:r>
            <w:proofErr w:type="spellEnd"/>
            <w:proofErr w:type="gramEnd"/>
          </w:p>
        </w:tc>
        <w:tc>
          <w:tcPr>
            <w:tcW w:w="868" w:type="pct"/>
            <w:vAlign w:val="bottom"/>
          </w:tcPr>
          <w:p w14:paraId="33846E76" w14:textId="7195654F" w:rsidR="00885672" w:rsidRPr="00FC6AD9" w:rsidRDefault="00885672" w:rsidP="00B60A2A">
            <w:pPr>
              <w:rPr>
                <w:b/>
                <w:bCs/>
                <w:sz w:val="20"/>
                <w:szCs w:val="22"/>
              </w:rPr>
            </w:pPr>
            <w:proofErr w:type="gramStart"/>
            <w:r w:rsidRPr="00FC6AD9">
              <w:rPr>
                <w:color w:val="000000"/>
                <w:sz w:val="20"/>
              </w:rPr>
              <w:t>v</w:t>
            </w:r>
            <w:proofErr w:type="gramEnd"/>
            <w:r w:rsidRPr="00FC6AD9">
              <w:rPr>
                <w:color w:val="000000"/>
                <w:sz w:val="20"/>
              </w:rPr>
              <w:t xml:space="preserve"> a </w:t>
            </w:r>
            <w:proofErr w:type="spellStart"/>
            <w:r w:rsidRPr="00FC6AD9">
              <w:rPr>
                <w:color w:val="000000"/>
                <w:sz w:val="20"/>
              </w:rPr>
              <w:t>n:g</w:t>
            </w:r>
            <w:proofErr w:type="spellEnd"/>
            <w:r w:rsidRPr="00FC6AD9">
              <w:rPr>
                <w:color w:val="000000"/>
                <w:sz w:val="20"/>
              </w:rPr>
              <w:t xml:space="preserve"> ii b </w:t>
            </w:r>
            <w:proofErr w:type="spellStart"/>
            <w:r w:rsidRPr="00FC6AD9">
              <w:rPr>
                <w:color w:val="000000"/>
                <w:sz w:val="20"/>
              </w:rPr>
              <w:t>aa</w:t>
            </w:r>
            <w:proofErr w:type="spellEnd"/>
            <w:r w:rsidRPr="00FC6AD9">
              <w:rPr>
                <w:color w:val="000000"/>
                <w:sz w:val="20"/>
              </w:rPr>
              <w:t xml:space="preserve"> </w:t>
            </w:r>
            <w:proofErr w:type="spellStart"/>
            <w:r w:rsidRPr="00FC6AD9">
              <w:rPr>
                <w:color w:val="000000"/>
                <w:sz w:val="20"/>
              </w:rPr>
              <w:t>th</w:t>
            </w:r>
            <w:proofErr w:type="spellEnd"/>
          </w:p>
        </w:tc>
        <w:tc>
          <w:tcPr>
            <w:tcW w:w="733" w:type="pct"/>
            <w:vAlign w:val="bottom"/>
          </w:tcPr>
          <w:p w14:paraId="7A8E66BA" w14:textId="77777777" w:rsidR="00885672" w:rsidRPr="00FC6AD9" w:rsidRDefault="00885672" w:rsidP="00B60A2A">
            <w:pPr>
              <w:rPr>
                <w:sz w:val="20"/>
              </w:rPr>
            </w:pPr>
            <w:proofErr w:type="spellStart"/>
            <w:proofErr w:type="gramStart"/>
            <w:r w:rsidRPr="00FC6AD9">
              <w:rPr>
                <w:color w:val="484848"/>
                <w:sz w:val="20"/>
              </w:rPr>
              <w:t>kurma</w:t>
            </w:r>
            <w:proofErr w:type="spellEnd"/>
            <w:proofErr w:type="gramEnd"/>
          </w:p>
        </w:tc>
        <w:tc>
          <w:tcPr>
            <w:tcW w:w="932" w:type="pct"/>
            <w:vAlign w:val="bottom"/>
          </w:tcPr>
          <w:p w14:paraId="4407E0CF" w14:textId="1680A414" w:rsidR="00885672" w:rsidRPr="00FC6AD9" w:rsidRDefault="00885672" w:rsidP="00B60A2A">
            <w:pPr>
              <w:rPr>
                <w:b/>
                <w:bCs/>
                <w:sz w:val="20"/>
                <w:szCs w:val="22"/>
              </w:rPr>
            </w:pPr>
            <w:proofErr w:type="gramStart"/>
            <w:r w:rsidRPr="00FC6AD9">
              <w:rPr>
                <w:color w:val="000000"/>
                <w:sz w:val="20"/>
              </w:rPr>
              <w:t>k</w:t>
            </w:r>
            <w:proofErr w:type="gramEnd"/>
            <w:r w:rsidRPr="00FC6AD9">
              <w:rPr>
                <w:color w:val="000000"/>
                <w:sz w:val="20"/>
              </w:rPr>
              <w:t xml:space="preserve"> </w:t>
            </w:r>
            <w:proofErr w:type="spellStart"/>
            <w:r w:rsidRPr="00FC6AD9">
              <w:rPr>
                <w:color w:val="000000"/>
                <w:sz w:val="20"/>
              </w:rPr>
              <w:t>oo</w:t>
            </w:r>
            <w:proofErr w:type="spellEnd"/>
            <w:r w:rsidRPr="00FC6AD9">
              <w:rPr>
                <w:color w:val="000000"/>
                <w:sz w:val="20"/>
              </w:rPr>
              <w:t xml:space="preserve"> </w:t>
            </w:r>
            <w:proofErr w:type="spellStart"/>
            <w:r w:rsidRPr="00FC6AD9">
              <w:rPr>
                <w:color w:val="000000"/>
                <w:sz w:val="20"/>
              </w:rPr>
              <w:t>rm</w:t>
            </w:r>
            <w:proofErr w:type="spellEnd"/>
            <w:r w:rsidRPr="00FC6AD9">
              <w:rPr>
                <w:color w:val="000000"/>
                <w:sz w:val="20"/>
              </w:rPr>
              <w:t xml:space="preserve"> </w:t>
            </w:r>
            <w:proofErr w:type="spellStart"/>
            <w:r w:rsidRPr="00FC6AD9">
              <w:rPr>
                <w:color w:val="000000"/>
                <w:sz w:val="20"/>
              </w:rPr>
              <w:t>aa</w:t>
            </w:r>
            <w:proofErr w:type="spellEnd"/>
          </w:p>
        </w:tc>
      </w:tr>
      <w:tr w:rsidR="00885672" w:rsidRPr="00FC6AD9" w14:paraId="3BA0F2A8" w14:textId="77777777" w:rsidTr="00885672">
        <w:tc>
          <w:tcPr>
            <w:tcW w:w="801" w:type="pct"/>
            <w:vAlign w:val="bottom"/>
          </w:tcPr>
          <w:p w14:paraId="59C39BFD" w14:textId="77777777" w:rsidR="00885672" w:rsidRPr="00FC6AD9" w:rsidRDefault="00885672" w:rsidP="00B60A2A">
            <w:pPr>
              <w:rPr>
                <w:b/>
                <w:bCs/>
                <w:sz w:val="20"/>
                <w:szCs w:val="22"/>
              </w:rPr>
            </w:pPr>
            <w:proofErr w:type="spellStart"/>
            <w:proofErr w:type="gramStart"/>
            <w:r w:rsidRPr="00FC6AD9">
              <w:rPr>
                <w:color w:val="484848"/>
                <w:sz w:val="20"/>
              </w:rPr>
              <w:t>pasanda</w:t>
            </w:r>
            <w:proofErr w:type="spellEnd"/>
            <w:proofErr w:type="gramEnd"/>
          </w:p>
        </w:tc>
        <w:tc>
          <w:tcPr>
            <w:tcW w:w="867" w:type="pct"/>
            <w:vAlign w:val="bottom"/>
          </w:tcPr>
          <w:p w14:paraId="40443152" w14:textId="3DA2CF28" w:rsidR="00885672" w:rsidRPr="00FC6AD9" w:rsidRDefault="00885672" w:rsidP="00B60A2A">
            <w:pPr>
              <w:rPr>
                <w:b/>
                <w:bCs/>
                <w:sz w:val="20"/>
                <w:szCs w:val="22"/>
              </w:rPr>
            </w:pPr>
            <w:proofErr w:type="gramStart"/>
            <w:r w:rsidRPr="00FC6AD9">
              <w:rPr>
                <w:color w:val="000000"/>
                <w:sz w:val="20"/>
              </w:rPr>
              <w:t>p</w:t>
            </w:r>
            <w:proofErr w:type="gramEnd"/>
            <w:r w:rsidRPr="00FC6AD9">
              <w:rPr>
                <w:color w:val="000000"/>
                <w:sz w:val="20"/>
              </w:rPr>
              <w:t xml:space="preserve"> a s a </w:t>
            </w:r>
            <w:proofErr w:type="spellStart"/>
            <w:r w:rsidRPr="00FC6AD9">
              <w:rPr>
                <w:color w:val="000000"/>
                <w:sz w:val="20"/>
              </w:rPr>
              <w:t>nd</w:t>
            </w:r>
            <w:proofErr w:type="spellEnd"/>
            <w:r w:rsidRPr="00FC6AD9">
              <w:rPr>
                <w:color w:val="000000"/>
                <w:sz w:val="20"/>
              </w:rPr>
              <w:t xml:space="preserve"> </w:t>
            </w:r>
            <w:proofErr w:type="spellStart"/>
            <w:r w:rsidRPr="00FC6AD9">
              <w:rPr>
                <w:color w:val="000000"/>
                <w:sz w:val="20"/>
              </w:rPr>
              <w:t>aa</w:t>
            </w:r>
            <w:proofErr w:type="spellEnd"/>
          </w:p>
        </w:tc>
        <w:tc>
          <w:tcPr>
            <w:tcW w:w="799" w:type="pct"/>
            <w:vAlign w:val="bottom"/>
          </w:tcPr>
          <w:p w14:paraId="1324ECA9" w14:textId="77777777" w:rsidR="00885672" w:rsidRPr="00FC6AD9" w:rsidRDefault="00885672" w:rsidP="00B60A2A">
            <w:pPr>
              <w:rPr>
                <w:b/>
                <w:bCs/>
                <w:sz w:val="20"/>
                <w:szCs w:val="22"/>
              </w:rPr>
            </w:pPr>
            <w:proofErr w:type="spellStart"/>
            <w:proofErr w:type="gramStart"/>
            <w:r w:rsidRPr="00FC6AD9">
              <w:rPr>
                <w:color w:val="484848"/>
                <w:sz w:val="20"/>
              </w:rPr>
              <w:t>venpongal</w:t>
            </w:r>
            <w:proofErr w:type="spellEnd"/>
            <w:proofErr w:type="gramEnd"/>
          </w:p>
        </w:tc>
        <w:tc>
          <w:tcPr>
            <w:tcW w:w="868" w:type="pct"/>
            <w:vAlign w:val="bottom"/>
          </w:tcPr>
          <w:p w14:paraId="0A97C905" w14:textId="0B5C73C9" w:rsidR="00885672" w:rsidRPr="00FC6AD9" w:rsidRDefault="00885672" w:rsidP="00B60A2A">
            <w:pPr>
              <w:rPr>
                <w:b/>
                <w:bCs/>
                <w:sz w:val="20"/>
                <w:szCs w:val="22"/>
              </w:rPr>
            </w:pPr>
            <w:proofErr w:type="gramStart"/>
            <w:r w:rsidRPr="00FC6AD9">
              <w:rPr>
                <w:color w:val="000000"/>
                <w:sz w:val="20"/>
              </w:rPr>
              <w:t>v</w:t>
            </w:r>
            <w:proofErr w:type="gramEnd"/>
            <w:r w:rsidRPr="00FC6AD9">
              <w:rPr>
                <w:color w:val="000000"/>
                <w:sz w:val="20"/>
              </w:rPr>
              <w:t xml:space="preserve"> e </w:t>
            </w:r>
            <w:proofErr w:type="spellStart"/>
            <w:r w:rsidRPr="00FC6AD9">
              <w:rPr>
                <w:color w:val="000000"/>
                <w:sz w:val="20"/>
              </w:rPr>
              <w:t>n:p</w:t>
            </w:r>
            <w:proofErr w:type="spellEnd"/>
            <w:r w:rsidRPr="00FC6AD9">
              <w:rPr>
                <w:color w:val="000000"/>
                <w:sz w:val="20"/>
              </w:rPr>
              <w:t xml:space="preserve"> o </w:t>
            </w:r>
            <w:proofErr w:type="spellStart"/>
            <w:r w:rsidRPr="00FC6AD9">
              <w:rPr>
                <w:color w:val="000000"/>
                <w:sz w:val="20"/>
              </w:rPr>
              <w:t>n:g</w:t>
            </w:r>
            <w:proofErr w:type="spellEnd"/>
            <w:r w:rsidRPr="00FC6AD9">
              <w:rPr>
                <w:color w:val="000000"/>
                <w:sz w:val="20"/>
              </w:rPr>
              <w:t xml:space="preserve"> a l</w:t>
            </w:r>
          </w:p>
        </w:tc>
        <w:tc>
          <w:tcPr>
            <w:tcW w:w="733" w:type="pct"/>
            <w:vAlign w:val="bottom"/>
          </w:tcPr>
          <w:p w14:paraId="7C076C13" w14:textId="77777777" w:rsidR="00885672" w:rsidRPr="00FC6AD9" w:rsidRDefault="00885672" w:rsidP="00B60A2A">
            <w:pPr>
              <w:rPr>
                <w:b/>
                <w:bCs/>
                <w:sz w:val="20"/>
                <w:szCs w:val="22"/>
              </w:rPr>
            </w:pPr>
            <w:proofErr w:type="spellStart"/>
            <w:proofErr w:type="gramStart"/>
            <w:r w:rsidRPr="00FC6AD9">
              <w:rPr>
                <w:color w:val="484848"/>
                <w:sz w:val="20"/>
              </w:rPr>
              <w:t>malai</w:t>
            </w:r>
            <w:proofErr w:type="spellEnd"/>
            <w:proofErr w:type="gramEnd"/>
          </w:p>
        </w:tc>
        <w:tc>
          <w:tcPr>
            <w:tcW w:w="932" w:type="pct"/>
            <w:vAlign w:val="bottom"/>
          </w:tcPr>
          <w:p w14:paraId="43CA1C00" w14:textId="60236130" w:rsidR="00885672" w:rsidRPr="00FC6AD9" w:rsidRDefault="00885672" w:rsidP="00B60A2A">
            <w:pPr>
              <w:rPr>
                <w:b/>
                <w:bCs/>
                <w:sz w:val="20"/>
                <w:szCs w:val="22"/>
              </w:rPr>
            </w:pPr>
            <w:proofErr w:type="gramStart"/>
            <w:r w:rsidRPr="00FC6AD9">
              <w:rPr>
                <w:color w:val="000000"/>
                <w:sz w:val="20"/>
              </w:rPr>
              <w:t>m</w:t>
            </w:r>
            <w:proofErr w:type="gramEnd"/>
            <w:r w:rsidRPr="00FC6AD9">
              <w:rPr>
                <w:color w:val="000000"/>
                <w:sz w:val="20"/>
              </w:rPr>
              <w:t xml:space="preserve"> a l </w:t>
            </w:r>
            <w:proofErr w:type="spellStart"/>
            <w:r w:rsidRPr="00FC6AD9">
              <w:rPr>
                <w:color w:val="000000"/>
                <w:sz w:val="20"/>
              </w:rPr>
              <w:t>aa</w:t>
            </w:r>
            <w:proofErr w:type="spellEnd"/>
            <w:r w:rsidRPr="00FC6AD9">
              <w:rPr>
                <w:color w:val="000000"/>
                <w:sz w:val="20"/>
              </w:rPr>
              <w:t xml:space="preserve"> ii</w:t>
            </w:r>
          </w:p>
        </w:tc>
      </w:tr>
      <w:tr w:rsidR="00885672" w:rsidRPr="00FC6AD9" w14:paraId="39C614CE" w14:textId="77777777" w:rsidTr="00885672">
        <w:tc>
          <w:tcPr>
            <w:tcW w:w="801" w:type="pct"/>
            <w:vAlign w:val="bottom"/>
          </w:tcPr>
          <w:p w14:paraId="2889FBE3" w14:textId="77777777" w:rsidR="00885672" w:rsidRPr="00FC6AD9" w:rsidRDefault="00885672" w:rsidP="00B60A2A">
            <w:pPr>
              <w:rPr>
                <w:b/>
                <w:bCs/>
                <w:sz w:val="20"/>
                <w:szCs w:val="22"/>
              </w:rPr>
            </w:pPr>
            <w:proofErr w:type="spellStart"/>
            <w:proofErr w:type="gramStart"/>
            <w:r w:rsidRPr="00FC6AD9">
              <w:rPr>
                <w:color w:val="484848"/>
                <w:sz w:val="20"/>
              </w:rPr>
              <w:t>tadka</w:t>
            </w:r>
            <w:proofErr w:type="spellEnd"/>
            <w:proofErr w:type="gramEnd"/>
          </w:p>
        </w:tc>
        <w:tc>
          <w:tcPr>
            <w:tcW w:w="867" w:type="pct"/>
            <w:vAlign w:val="bottom"/>
          </w:tcPr>
          <w:p w14:paraId="5090F9AC" w14:textId="29F1F92A" w:rsidR="00885672" w:rsidRPr="00FC6AD9" w:rsidRDefault="00885672" w:rsidP="00B60A2A">
            <w:pPr>
              <w:rPr>
                <w:sz w:val="20"/>
              </w:rPr>
            </w:pPr>
            <w:proofErr w:type="spellStart"/>
            <w:proofErr w:type="gramStart"/>
            <w:r w:rsidRPr="00FC6AD9">
              <w:rPr>
                <w:color w:val="000000"/>
                <w:sz w:val="20"/>
              </w:rPr>
              <w:t>th</w:t>
            </w:r>
            <w:proofErr w:type="spellEnd"/>
            <w:proofErr w:type="gramEnd"/>
            <w:r w:rsidRPr="00FC6AD9">
              <w:rPr>
                <w:color w:val="000000"/>
                <w:sz w:val="20"/>
              </w:rPr>
              <w:t xml:space="preserve"> a r. a k </w:t>
            </w:r>
            <w:proofErr w:type="spellStart"/>
            <w:r w:rsidRPr="00FC6AD9">
              <w:rPr>
                <w:color w:val="000000"/>
                <w:sz w:val="20"/>
              </w:rPr>
              <w:t>aa</w:t>
            </w:r>
            <w:proofErr w:type="spellEnd"/>
          </w:p>
        </w:tc>
        <w:tc>
          <w:tcPr>
            <w:tcW w:w="799" w:type="pct"/>
            <w:vAlign w:val="bottom"/>
          </w:tcPr>
          <w:p w14:paraId="64C71CE4" w14:textId="77777777" w:rsidR="00885672" w:rsidRPr="00FC6AD9" w:rsidRDefault="00885672" w:rsidP="00B60A2A">
            <w:pPr>
              <w:rPr>
                <w:b/>
                <w:bCs/>
                <w:sz w:val="20"/>
                <w:szCs w:val="22"/>
              </w:rPr>
            </w:pPr>
            <w:proofErr w:type="spellStart"/>
            <w:proofErr w:type="gramStart"/>
            <w:r w:rsidRPr="00FC6AD9">
              <w:rPr>
                <w:color w:val="484848"/>
                <w:sz w:val="20"/>
              </w:rPr>
              <w:t>achaar</w:t>
            </w:r>
            <w:proofErr w:type="spellEnd"/>
            <w:proofErr w:type="gramEnd"/>
          </w:p>
        </w:tc>
        <w:tc>
          <w:tcPr>
            <w:tcW w:w="868" w:type="pct"/>
            <w:vAlign w:val="bottom"/>
          </w:tcPr>
          <w:p w14:paraId="45AC35C3" w14:textId="74D29658" w:rsidR="00885672" w:rsidRPr="00FC6AD9" w:rsidRDefault="00885672" w:rsidP="00B60A2A">
            <w:pPr>
              <w:rPr>
                <w:b/>
                <w:bCs/>
                <w:sz w:val="20"/>
                <w:szCs w:val="22"/>
              </w:rPr>
            </w:pPr>
            <w:proofErr w:type="gramStart"/>
            <w:r w:rsidRPr="00FC6AD9">
              <w:rPr>
                <w:color w:val="000000"/>
                <w:sz w:val="20"/>
              </w:rPr>
              <w:t>a</w:t>
            </w:r>
            <w:proofErr w:type="gramEnd"/>
            <w:r w:rsidRPr="00FC6AD9">
              <w:rPr>
                <w:color w:val="000000"/>
                <w:sz w:val="20"/>
              </w:rPr>
              <w:t xml:space="preserve"> </w:t>
            </w:r>
            <w:proofErr w:type="spellStart"/>
            <w:r w:rsidRPr="00FC6AD9">
              <w:rPr>
                <w:color w:val="000000"/>
                <w:sz w:val="20"/>
              </w:rPr>
              <w:t>ch</w:t>
            </w:r>
            <w:proofErr w:type="spell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r</w:t>
            </w:r>
          </w:p>
        </w:tc>
        <w:tc>
          <w:tcPr>
            <w:tcW w:w="733" w:type="pct"/>
            <w:vAlign w:val="bottom"/>
          </w:tcPr>
          <w:p w14:paraId="7A9758FF" w14:textId="77777777" w:rsidR="00885672" w:rsidRPr="00FC6AD9" w:rsidRDefault="00885672" w:rsidP="00B60A2A">
            <w:pPr>
              <w:rPr>
                <w:b/>
                <w:bCs/>
                <w:sz w:val="20"/>
                <w:szCs w:val="22"/>
              </w:rPr>
            </w:pPr>
            <w:proofErr w:type="spellStart"/>
            <w:proofErr w:type="gramStart"/>
            <w:r w:rsidRPr="00FC6AD9">
              <w:rPr>
                <w:color w:val="484848"/>
                <w:sz w:val="20"/>
              </w:rPr>
              <w:t>kofta</w:t>
            </w:r>
            <w:proofErr w:type="spellEnd"/>
            <w:proofErr w:type="gramEnd"/>
          </w:p>
        </w:tc>
        <w:tc>
          <w:tcPr>
            <w:tcW w:w="932" w:type="pct"/>
            <w:vAlign w:val="bottom"/>
          </w:tcPr>
          <w:p w14:paraId="1B3E22B4" w14:textId="48546B0B" w:rsidR="00885672" w:rsidRPr="00FC6AD9" w:rsidRDefault="00885672" w:rsidP="00B60A2A">
            <w:pPr>
              <w:rPr>
                <w:b/>
                <w:bCs/>
                <w:sz w:val="20"/>
                <w:szCs w:val="22"/>
              </w:rPr>
            </w:pPr>
            <w:proofErr w:type="gramStart"/>
            <w:r w:rsidRPr="00FC6AD9">
              <w:rPr>
                <w:color w:val="000000"/>
                <w:sz w:val="20"/>
              </w:rPr>
              <w:t>k</w:t>
            </w:r>
            <w:proofErr w:type="gramEnd"/>
            <w:r w:rsidRPr="00FC6AD9">
              <w:rPr>
                <w:color w:val="000000"/>
                <w:sz w:val="20"/>
              </w:rPr>
              <w:t xml:space="preserve"> o </w:t>
            </w:r>
            <w:proofErr w:type="spellStart"/>
            <w:r w:rsidRPr="00FC6AD9">
              <w:rPr>
                <w:color w:val="000000"/>
                <w:sz w:val="20"/>
              </w:rPr>
              <w:t>phth</w:t>
            </w:r>
            <w:proofErr w:type="spellEnd"/>
            <w:r w:rsidRPr="00FC6AD9">
              <w:rPr>
                <w:color w:val="000000"/>
                <w:sz w:val="20"/>
              </w:rPr>
              <w:t xml:space="preserve"> </w:t>
            </w:r>
            <w:proofErr w:type="spellStart"/>
            <w:r w:rsidRPr="00FC6AD9">
              <w:rPr>
                <w:color w:val="000000"/>
                <w:sz w:val="20"/>
              </w:rPr>
              <w:t>aa</w:t>
            </w:r>
            <w:proofErr w:type="spellEnd"/>
          </w:p>
        </w:tc>
      </w:tr>
      <w:tr w:rsidR="00885672" w:rsidRPr="00FC6AD9" w14:paraId="439E0AE3" w14:textId="77777777" w:rsidTr="00885672">
        <w:tc>
          <w:tcPr>
            <w:tcW w:w="801" w:type="pct"/>
            <w:vAlign w:val="bottom"/>
          </w:tcPr>
          <w:p w14:paraId="7F18EC43" w14:textId="77777777" w:rsidR="00885672" w:rsidRPr="00FC6AD9" w:rsidRDefault="00885672" w:rsidP="00B60A2A">
            <w:pPr>
              <w:rPr>
                <w:b/>
                <w:bCs/>
                <w:sz w:val="20"/>
                <w:szCs w:val="22"/>
              </w:rPr>
            </w:pPr>
            <w:proofErr w:type="spellStart"/>
            <w:proofErr w:type="gramStart"/>
            <w:r w:rsidRPr="00FC6AD9">
              <w:rPr>
                <w:color w:val="484848"/>
                <w:sz w:val="20"/>
              </w:rPr>
              <w:t>tikka</w:t>
            </w:r>
            <w:proofErr w:type="spellEnd"/>
            <w:proofErr w:type="gramEnd"/>
          </w:p>
        </w:tc>
        <w:tc>
          <w:tcPr>
            <w:tcW w:w="867" w:type="pct"/>
            <w:vAlign w:val="bottom"/>
          </w:tcPr>
          <w:p w14:paraId="7A2CC6D7" w14:textId="42F08C9C" w:rsidR="00885672" w:rsidRPr="00FC6AD9" w:rsidRDefault="00885672" w:rsidP="00B60A2A">
            <w:pPr>
              <w:rPr>
                <w:b/>
                <w:bCs/>
                <w:sz w:val="20"/>
                <w:szCs w:val="22"/>
              </w:rPr>
            </w:pPr>
            <w:proofErr w:type="gramStart"/>
            <w:r w:rsidRPr="00FC6AD9">
              <w:rPr>
                <w:color w:val="000000"/>
                <w:sz w:val="20"/>
              </w:rPr>
              <w:t>t</w:t>
            </w:r>
            <w:proofErr w:type="gramEnd"/>
            <w:r w:rsidRPr="00FC6AD9">
              <w:rPr>
                <w:color w:val="000000"/>
                <w:sz w:val="20"/>
              </w:rPr>
              <w:t xml:space="preserve"> </w:t>
            </w:r>
            <w:proofErr w:type="spellStart"/>
            <w:r w:rsidRPr="00FC6AD9">
              <w:rPr>
                <w:color w:val="000000"/>
                <w:sz w:val="20"/>
              </w:rPr>
              <w:t>ik</w:t>
            </w:r>
            <w:proofErr w:type="spellEnd"/>
            <w:r w:rsidRPr="00FC6AD9">
              <w:rPr>
                <w:color w:val="000000"/>
                <w:sz w:val="20"/>
              </w:rPr>
              <w:t xml:space="preserve"> k </w:t>
            </w:r>
            <w:proofErr w:type="spellStart"/>
            <w:r w:rsidRPr="00FC6AD9">
              <w:rPr>
                <w:color w:val="000000"/>
                <w:sz w:val="20"/>
              </w:rPr>
              <w:t>aa</w:t>
            </w:r>
            <w:proofErr w:type="spellEnd"/>
            <w:r w:rsidRPr="00FC6AD9">
              <w:rPr>
                <w:color w:val="000000"/>
                <w:sz w:val="20"/>
              </w:rPr>
              <w:t xml:space="preserve"> </w:t>
            </w:r>
          </w:p>
        </w:tc>
        <w:tc>
          <w:tcPr>
            <w:tcW w:w="799" w:type="pct"/>
            <w:vAlign w:val="bottom"/>
          </w:tcPr>
          <w:p w14:paraId="22D513BA" w14:textId="77777777" w:rsidR="00885672" w:rsidRPr="00FC6AD9" w:rsidRDefault="00885672" w:rsidP="00B60A2A">
            <w:pPr>
              <w:rPr>
                <w:b/>
                <w:bCs/>
                <w:sz w:val="20"/>
                <w:szCs w:val="22"/>
              </w:rPr>
            </w:pPr>
            <w:proofErr w:type="spellStart"/>
            <w:proofErr w:type="gramStart"/>
            <w:r w:rsidRPr="00FC6AD9">
              <w:rPr>
                <w:color w:val="484848"/>
                <w:sz w:val="20"/>
              </w:rPr>
              <w:t>dahi</w:t>
            </w:r>
            <w:proofErr w:type="spellEnd"/>
            <w:proofErr w:type="gramEnd"/>
          </w:p>
        </w:tc>
        <w:tc>
          <w:tcPr>
            <w:tcW w:w="868" w:type="pct"/>
            <w:vAlign w:val="bottom"/>
          </w:tcPr>
          <w:p w14:paraId="63629684" w14:textId="4DDEB43D" w:rsidR="00885672" w:rsidRPr="00FC6AD9" w:rsidRDefault="00885672" w:rsidP="00B60A2A">
            <w:pPr>
              <w:rPr>
                <w:b/>
                <w:bCs/>
                <w:sz w:val="20"/>
                <w:szCs w:val="22"/>
              </w:rPr>
            </w:pPr>
            <w:proofErr w:type="gramStart"/>
            <w:r w:rsidRPr="00FC6AD9">
              <w:rPr>
                <w:color w:val="000000"/>
                <w:sz w:val="20"/>
              </w:rPr>
              <w:t>d</w:t>
            </w:r>
            <w:proofErr w:type="gramEnd"/>
            <w:r w:rsidRPr="00FC6AD9">
              <w:rPr>
                <w:color w:val="000000"/>
                <w:sz w:val="20"/>
              </w:rPr>
              <w:t xml:space="preserve"> a h ii</w:t>
            </w:r>
          </w:p>
        </w:tc>
        <w:tc>
          <w:tcPr>
            <w:tcW w:w="733" w:type="pct"/>
            <w:vAlign w:val="bottom"/>
          </w:tcPr>
          <w:p w14:paraId="58353EE3" w14:textId="77777777" w:rsidR="00885672" w:rsidRPr="00FC6AD9" w:rsidRDefault="00885672" w:rsidP="00B60A2A">
            <w:pPr>
              <w:rPr>
                <w:b/>
                <w:bCs/>
                <w:sz w:val="20"/>
                <w:szCs w:val="22"/>
              </w:rPr>
            </w:pPr>
            <w:proofErr w:type="spellStart"/>
            <w:proofErr w:type="gramStart"/>
            <w:r w:rsidRPr="00FC6AD9">
              <w:rPr>
                <w:color w:val="484848"/>
                <w:sz w:val="20"/>
              </w:rPr>
              <w:t>dopyaz</w:t>
            </w:r>
            <w:proofErr w:type="spellEnd"/>
            <w:proofErr w:type="gramEnd"/>
          </w:p>
        </w:tc>
        <w:tc>
          <w:tcPr>
            <w:tcW w:w="932" w:type="pct"/>
            <w:vAlign w:val="bottom"/>
          </w:tcPr>
          <w:p w14:paraId="0DBA6AC0" w14:textId="699B6175" w:rsidR="00885672" w:rsidRPr="00FC6AD9" w:rsidRDefault="00885672" w:rsidP="00B60A2A">
            <w:pPr>
              <w:rPr>
                <w:b/>
                <w:bCs/>
                <w:sz w:val="20"/>
                <w:szCs w:val="22"/>
              </w:rPr>
            </w:pPr>
            <w:proofErr w:type="gramStart"/>
            <w:r w:rsidRPr="00FC6AD9">
              <w:rPr>
                <w:color w:val="000000"/>
                <w:sz w:val="20"/>
              </w:rPr>
              <w:t>d</w:t>
            </w:r>
            <w:proofErr w:type="gramEnd"/>
            <w:r w:rsidRPr="00FC6AD9">
              <w:rPr>
                <w:color w:val="000000"/>
                <w:sz w:val="20"/>
              </w:rPr>
              <w:t xml:space="preserve"> o </w:t>
            </w:r>
            <w:proofErr w:type="spellStart"/>
            <w:r w:rsidRPr="00FC6AD9">
              <w:rPr>
                <w:color w:val="000000"/>
                <w:sz w:val="20"/>
              </w:rPr>
              <w:t>py</w:t>
            </w:r>
            <w:proofErr w:type="spell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z</w:t>
            </w:r>
          </w:p>
        </w:tc>
      </w:tr>
      <w:tr w:rsidR="00885672" w:rsidRPr="00FC6AD9" w14:paraId="5538DC17" w14:textId="77777777" w:rsidTr="00885672">
        <w:tc>
          <w:tcPr>
            <w:tcW w:w="801" w:type="pct"/>
            <w:vAlign w:val="bottom"/>
          </w:tcPr>
          <w:p w14:paraId="211476B7" w14:textId="77777777" w:rsidR="00885672" w:rsidRPr="00FC6AD9" w:rsidRDefault="00885672" w:rsidP="00B60A2A">
            <w:pPr>
              <w:rPr>
                <w:b/>
                <w:bCs/>
                <w:sz w:val="20"/>
                <w:szCs w:val="22"/>
              </w:rPr>
            </w:pPr>
            <w:proofErr w:type="spellStart"/>
            <w:proofErr w:type="gramStart"/>
            <w:r w:rsidRPr="00FC6AD9">
              <w:rPr>
                <w:color w:val="484848"/>
                <w:sz w:val="20"/>
              </w:rPr>
              <w:t>gulab</w:t>
            </w:r>
            <w:proofErr w:type="spellEnd"/>
            <w:proofErr w:type="gramEnd"/>
            <w:r w:rsidRPr="00FC6AD9">
              <w:rPr>
                <w:color w:val="484848"/>
                <w:sz w:val="20"/>
              </w:rPr>
              <w:t xml:space="preserve"> </w:t>
            </w:r>
            <w:proofErr w:type="spellStart"/>
            <w:r w:rsidRPr="00FC6AD9">
              <w:rPr>
                <w:color w:val="484848"/>
                <w:sz w:val="20"/>
              </w:rPr>
              <w:t>jamun</w:t>
            </w:r>
            <w:proofErr w:type="spellEnd"/>
          </w:p>
        </w:tc>
        <w:tc>
          <w:tcPr>
            <w:tcW w:w="867" w:type="pct"/>
            <w:vAlign w:val="bottom"/>
          </w:tcPr>
          <w:p w14:paraId="291B1290" w14:textId="214F1A09" w:rsidR="00885672" w:rsidRPr="00FC6AD9" w:rsidRDefault="00885672" w:rsidP="00B60A2A">
            <w:pPr>
              <w:rPr>
                <w:b/>
                <w:bCs/>
                <w:sz w:val="20"/>
                <w:szCs w:val="22"/>
              </w:rPr>
            </w:pPr>
            <w:proofErr w:type="gramStart"/>
            <w:r w:rsidRPr="00FC6AD9">
              <w:rPr>
                <w:color w:val="000000"/>
                <w:sz w:val="20"/>
              </w:rPr>
              <w:t>g</w:t>
            </w:r>
            <w:proofErr w:type="gramEnd"/>
            <w:r w:rsidRPr="00FC6AD9">
              <w:rPr>
                <w:color w:val="000000"/>
                <w:sz w:val="20"/>
              </w:rPr>
              <w:t xml:space="preserve"> </w:t>
            </w:r>
            <w:proofErr w:type="spellStart"/>
            <w:r w:rsidRPr="00FC6AD9">
              <w:rPr>
                <w:color w:val="000000"/>
                <w:sz w:val="20"/>
              </w:rPr>
              <w:t>uu</w:t>
            </w:r>
            <w:proofErr w:type="spellEnd"/>
            <w:r w:rsidRPr="00FC6AD9">
              <w:rPr>
                <w:color w:val="000000"/>
                <w:sz w:val="20"/>
              </w:rPr>
              <w:t xml:space="preserve"> l </w:t>
            </w:r>
            <w:proofErr w:type="spellStart"/>
            <w:r w:rsidRPr="00FC6AD9">
              <w:rPr>
                <w:color w:val="000000"/>
                <w:sz w:val="20"/>
              </w:rPr>
              <w:t>aaa</w:t>
            </w:r>
            <w:proofErr w:type="spellEnd"/>
            <w:r w:rsidRPr="00FC6AD9">
              <w:rPr>
                <w:color w:val="000000"/>
                <w:sz w:val="20"/>
              </w:rPr>
              <w:t xml:space="preserve"> b j </w:t>
            </w:r>
            <w:proofErr w:type="spellStart"/>
            <w:r w:rsidRPr="00FC6AD9">
              <w:rPr>
                <w:color w:val="000000"/>
                <w:sz w:val="20"/>
              </w:rPr>
              <w:t>aa</w:t>
            </w:r>
            <w:proofErr w:type="spellEnd"/>
            <w:r w:rsidRPr="00FC6AD9">
              <w:rPr>
                <w:color w:val="000000"/>
                <w:sz w:val="20"/>
              </w:rPr>
              <w:t xml:space="preserve"> m </w:t>
            </w:r>
            <w:proofErr w:type="spellStart"/>
            <w:r w:rsidRPr="00FC6AD9">
              <w:rPr>
                <w:color w:val="000000"/>
                <w:sz w:val="20"/>
              </w:rPr>
              <w:t>uu</w:t>
            </w:r>
            <w:proofErr w:type="spellEnd"/>
            <w:r w:rsidRPr="00FC6AD9">
              <w:rPr>
                <w:color w:val="000000"/>
                <w:sz w:val="20"/>
              </w:rPr>
              <w:t xml:space="preserve"> n</w:t>
            </w:r>
          </w:p>
        </w:tc>
        <w:tc>
          <w:tcPr>
            <w:tcW w:w="799" w:type="pct"/>
            <w:vAlign w:val="bottom"/>
          </w:tcPr>
          <w:p w14:paraId="0EA3EE1D" w14:textId="77777777" w:rsidR="00885672" w:rsidRPr="00FC6AD9" w:rsidRDefault="00885672" w:rsidP="00B60A2A">
            <w:pPr>
              <w:rPr>
                <w:b/>
                <w:bCs/>
                <w:sz w:val="20"/>
                <w:szCs w:val="22"/>
              </w:rPr>
            </w:pPr>
            <w:proofErr w:type="spellStart"/>
            <w:proofErr w:type="gramStart"/>
            <w:r w:rsidRPr="00FC6AD9">
              <w:rPr>
                <w:color w:val="484848"/>
                <w:sz w:val="20"/>
              </w:rPr>
              <w:t>raita</w:t>
            </w:r>
            <w:proofErr w:type="spellEnd"/>
            <w:proofErr w:type="gramEnd"/>
          </w:p>
        </w:tc>
        <w:tc>
          <w:tcPr>
            <w:tcW w:w="868" w:type="pct"/>
            <w:vAlign w:val="bottom"/>
          </w:tcPr>
          <w:p w14:paraId="41F2932B" w14:textId="73B5752E" w:rsidR="00885672" w:rsidRPr="00FC6AD9" w:rsidRDefault="00885672" w:rsidP="00B60A2A">
            <w:pPr>
              <w:rPr>
                <w:b/>
                <w:bCs/>
                <w:sz w:val="20"/>
                <w:szCs w:val="22"/>
              </w:rPr>
            </w:pPr>
            <w:proofErr w:type="gramStart"/>
            <w:r w:rsidRPr="00FC6AD9">
              <w:rPr>
                <w:color w:val="000000"/>
                <w:sz w:val="20"/>
              </w:rPr>
              <w:t>r</w:t>
            </w:r>
            <w:proofErr w:type="gram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y a </w:t>
            </w:r>
            <w:proofErr w:type="spellStart"/>
            <w:r w:rsidRPr="00FC6AD9">
              <w:rPr>
                <w:color w:val="000000"/>
                <w:sz w:val="20"/>
              </w:rPr>
              <w:t>th</w:t>
            </w:r>
            <w:proofErr w:type="spellEnd"/>
            <w:r w:rsidRPr="00FC6AD9">
              <w:rPr>
                <w:color w:val="000000"/>
                <w:sz w:val="20"/>
              </w:rPr>
              <w:t xml:space="preserve"> </w:t>
            </w:r>
            <w:proofErr w:type="spellStart"/>
            <w:r w:rsidRPr="00FC6AD9">
              <w:rPr>
                <w:color w:val="000000"/>
                <w:sz w:val="20"/>
              </w:rPr>
              <w:t>aa</w:t>
            </w:r>
            <w:proofErr w:type="spellEnd"/>
          </w:p>
        </w:tc>
        <w:tc>
          <w:tcPr>
            <w:tcW w:w="733" w:type="pct"/>
            <w:vAlign w:val="bottom"/>
          </w:tcPr>
          <w:p w14:paraId="1204C126" w14:textId="77777777" w:rsidR="00885672" w:rsidRPr="00FC6AD9" w:rsidRDefault="00885672" w:rsidP="00B60A2A">
            <w:pPr>
              <w:rPr>
                <w:b/>
                <w:bCs/>
                <w:sz w:val="20"/>
                <w:szCs w:val="22"/>
              </w:rPr>
            </w:pPr>
            <w:proofErr w:type="spellStart"/>
            <w:proofErr w:type="gramStart"/>
            <w:r w:rsidRPr="00FC6AD9">
              <w:rPr>
                <w:color w:val="484848"/>
                <w:sz w:val="20"/>
              </w:rPr>
              <w:t>pudina</w:t>
            </w:r>
            <w:proofErr w:type="spellEnd"/>
            <w:proofErr w:type="gramEnd"/>
          </w:p>
        </w:tc>
        <w:tc>
          <w:tcPr>
            <w:tcW w:w="932" w:type="pct"/>
            <w:vAlign w:val="bottom"/>
          </w:tcPr>
          <w:p w14:paraId="5B729131" w14:textId="08F6A4E4" w:rsidR="00885672" w:rsidRPr="00FC6AD9" w:rsidRDefault="00885672" w:rsidP="00B60A2A">
            <w:pPr>
              <w:rPr>
                <w:b/>
                <w:bCs/>
                <w:sz w:val="20"/>
                <w:szCs w:val="22"/>
              </w:rPr>
            </w:pPr>
            <w:proofErr w:type="gramStart"/>
            <w:r w:rsidRPr="00FC6AD9">
              <w:rPr>
                <w:color w:val="000000"/>
                <w:sz w:val="20"/>
              </w:rPr>
              <w:t>p</w:t>
            </w:r>
            <w:proofErr w:type="gramEnd"/>
            <w:r w:rsidRPr="00FC6AD9">
              <w:rPr>
                <w:color w:val="000000"/>
                <w:sz w:val="20"/>
              </w:rPr>
              <w:t xml:space="preserve"> u d ii n </w:t>
            </w:r>
            <w:proofErr w:type="spellStart"/>
            <w:r w:rsidRPr="00FC6AD9">
              <w:rPr>
                <w:color w:val="000000"/>
                <w:sz w:val="20"/>
              </w:rPr>
              <w:t>aa</w:t>
            </w:r>
            <w:proofErr w:type="spellEnd"/>
          </w:p>
        </w:tc>
      </w:tr>
      <w:tr w:rsidR="00885672" w:rsidRPr="00FC6AD9" w14:paraId="7AD6047E" w14:textId="77777777" w:rsidTr="00885672">
        <w:tc>
          <w:tcPr>
            <w:tcW w:w="801" w:type="pct"/>
            <w:vAlign w:val="bottom"/>
          </w:tcPr>
          <w:p w14:paraId="01604FA7" w14:textId="77777777" w:rsidR="00885672" w:rsidRPr="00FC6AD9" w:rsidRDefault="00885672" w:rsidP="00B60A2A">
            <w:pPr>
              <w:rPr>
                <w:b/>
                <w:bCs/>
                <w:sz w:val="20"/>
                <w:szCs w:val="22"/>
              </w:rPr>
            </w:pPr>
            <w:proofErr w:type="spellStart"/>
            <w:proofErr w:type="gramStart"/>
            <w:r w:rsidRPr="00FC6AD9">
              <w:rPr>
                <w:color w:val="484848"/>
                <w:sz w:val="20"/>
              </w:rPr>
              <w:t>halwa</w:t>
            </w:r>
            <w:proofErr w:type="spellEnd"/>
            <w:proofErr w:type="gramEnd"/>
          </w:p>
        </w:tc>
        <w:tc>
          <w:tcPr>
            <w:tcW w:w="867" w:type="pct"/>
            <w:vAlign w:val="bottom"/>
          </w:tcPr>
          <w:p w14:paraId="66DC5F5B" w14:textId="72A68B2E" w:rsidR="00885672" w:rsidRPr="00FC6AD9" w:rsidRDefault="00885672" w:rsidP="00B60A2A">
            <w:pPr>
              <w:rPr>
                <w:b/>
                <w:bCs/>
                <w:sz w:val="20"/>
                <w:szCs w:val="22"/>
              </w:rPr>
            </w:pPr>
            <w:proofErr w:type="gramStart"/>
            <w:r w:rsidRPr="00FC6AD9">
              <w:rPr>
                <w:color w:val="000000"/>
                <w:sz w:val="20"/>
              </w:rPr>
              <w:t>h</w:t>
            </w:r>
            <w:proofErr w:type="gramEnd"/>
            <w:r w:rsidRPr="00FC6AD9">
              <w:rPr>
                <w:color w:val="000000"/>
                <w:sz w:val="20"/>
              </w:rPr>
              <w:t xml:space="preserve"> a l a w </w:t>
            </w:r>
            <w:proofErr w:type="spellStart"/>
            <w:r w:rsidRPr="00FC6AD9">
              <w:rPr>
                <w:color w:val="000000"/>
                <w:sz w:val="20"/>
              </w:rPr>
              <w:t>aa</w:t>
            </w:r>
            <w:proofErr w:type="spellEnd"/>
          </w:p>
        </w:tc>
        <w:tc>
          <w:tcPr>
            <w:tcW w:w="799" w:type="pct"/>
            <w:vAlign w:val="bottom"/>
          </w:tcPr>
          <w:p w14:paraId="2F430DE9" w14:textId="77777777" w:rsidR="00885672" w:rsidRPr="00FC6AD9" w:rsidRDefault="00885672" w:rsidP="00B60A2A">
            <w:pPr>
              <w:rPr>
                <w:b/>
                <w:bCs/>
                <w:sz w:val="20"/>
                <w:szCs w:val="22"/>
              </w:rPr>
            </w:pPr>
            <w:proofErr w:type="spellStart"/>
            <w:proofErr w:type="gramStart"/>
            <w:r w:rsidRPr="00FC6AD9">
              <w:rPr>
                <w:color w:val="484848"/>
                <w:sz w:val="20"/>
              </w:rPr>
              <w:t>adai</w:t>
            </w:r>
            <w:proofErr w:type="spellEnd"/>
            <w:proofErr w:type="gramEnd"/>
          </w:p>
        </w:tc>
        <w:tc>
          <w:tcPr>
            <w:tcW w:w="868" w:type="pct"/>
            <w:vAlign w:val="bottom"/>
          </w:tcPr>
          <w:p w14:paraId="3A797F82" w14:textId="135D4A91" w:rsidR="00885672" w:rsidRPr="00FC6AD9" w:rsidRDefault="00885672" w:rsidP="00B60A2A">
            <w:pPr>
              <w:rPr>
                <w:b/>
                <w:bCs/>
                <w:sz w:val="20"/>
                <w:szCs w:val="22"/>
              </w:rPr>
            </w:pPr>
            <w:proofErr w:type="gramStart"/>
            <w:r w:rsidRPr="00FC6AD9">
              <w:rPr>
                <w:color w:val="000000"/>
                <w:sz w:val="20"/>
              </w:rPr>
              <w:t>a</w:t>
            </w:r>
            <w:proofErr w:type="gramEnd"/>
            <w:r w:rsidRPr="00FC6AD9">
              <w:rPr>
                <w:color w:val="000000"/>
                <w:sz w:val="20"/>
              </w:rPr>
              <w:t xml:space="preserve"> d. </w:t>
            </w:r>
            <w:proofErr w:type="spellStart"/>
            <w:r w:rsidRPr="00FC6AD9">
              <w:rPr>
                <w:color w:val="000000"/>
                <w:sz w:val="20"/>
              </w:rPr>
              <w:t>ae</w:t>
            </w:r>
            <w:proofErr w:type="spellEnd"/>
          </w:p>
        </w:tc>
        <w:tc>
          <w:tcPr>
            <w:tcW w:w="733" w:type="pct"/>
            <w:vAlign w:val="bottom"/>
          </w:tcPr>
          <w:p w14:paraId="621D6C3A" w14:textId="77777777" w:rsidR="00885672" w:rsidRPr="00FC6AD9" w:rsidRDefault="00885672" w:rsidP="00B60A2A">
            <w:pPr>
              <w:rPr>
                <w:b/>
                <w:bCs/>
                <w:sz w:val="20"/>
                <w:szCs w:val="22"/>
              </w:rPr>
            </w:pPr>
            <w:proofErr w:type="spellStart"/>
            <w:proofErr w:type="gramStart"/>
            <w:r w:rsidRPr="00FC6AD9">
              <w:rPr>
                <w:color w:val="484848"/>
                <w:sz w:val="20"/>
              </w:rPr>
              <w:t>rava</w:t>
            </w:r>
            <w:proofErr w:type="spellEnd"/>
            <w:proofErr w:type="gramEnd"/>
          </w:p>
        </w:tc>
        <w:tc>
          <w:tcPr>
            <w:tcW w:w="932" w:type="pct"/>
            <w:vAlign w:val="bottom"/>
          </w:tcPr>
          <w:p w14:paraId="1DCDCA49" w14:textId="79207B11" w:rsidR="00885672" w:rsidRPr="00FC6AD9" w:rsidRDefault="00885672" w:rsidP="00B60A2A">
            <w:pPr>
              <w:rPr>
                <w:b/>
                <w:bCs/>
                <w:sz w:val="20"/>
                <w:szCs w:val="22"/>
              </w:rPr>
            </w:pPr>
            <w:proofErr w:type="gramStart"/>
            <w:r w:rsidRPr="00FC6AD9">
              <w:rPr>
                <w:color w:val="000000"/>
                <w:sz w:val="20"/>
              </w:rPr>
              <w:t>r</w:t>
            </w:r>
            <w:proofErr w:type="gramEnd"/>
            <w:r w:rsidRPr="00FC6AD9">
              <w:rPr>
                <w:color w:val="000000"/>
                <w:sz w:val="20"/>
              </w:rPr>
              <w:t xml:space="preserve"> a v </w:t>
            </w:r>
            <w:proofErr w:type="spellStart"/>
            <w:r w:rsidRPr="00FC6AD9">
              <w:rPr>
                <w:color w:val="000000"/>
                <w:sz w:val="20"/>
              </w:rPr>
              <w:t>aa</w:t>
            </w:r>
            <w:proofErr w:type="spellEnd"/>
          </w:p>
        </w:tc>
      </w:tr>
      <w:tr w:rsidR="00885672" w:rsidRPr="00FC6AD9" w14:paraId="0A0C370C" w14:textId="77777777" w:rsidTr="00885672">
        <w:tc>
          <w:tcPr>
            <w:tcW w:w="801" w:type="pct"/>
            <w:vAlign w:val="bottom"/>
          </w:tcPr>
          <w:p w14:paraId="7F775BE4" w14:textId="77777777" w:rsidR="00885672" w:rsidRPr="00FC6AD9" w:rsidRDefault="00885672" w:rsidP="00B60A2A">
            <w:pPr>
              <w:rPr>
                <w:b/>
                <w:bCs/>
                <w:sz w:val="20"/>
                <w:szCs w:val="22"/>
              </w:rPr>
            </w:pPr>
            <w:proofErr w:type="spellStart"/>
            <w:proofErr w:type="gramStart"/>
            <w:r w:rsidRPr="00FC6AD9">
              <w:rPr>
                <w:color w:val="484848"/>
                <w:sz w:val="20"/>
              </w:rPr>
              <w:t>kheer</w:t>
            </w:r>
            <w:proofErr w:type="spellEnd"/>
            <w:proofErr w:type="gramEnd"/>
          </w:p>
        </w:tc>
        <w:tc>
          <w:tcPr>
            <w:tcW w:w="867" w:type="pct"/>
            <w:vAlign w:val="bottom"/>
          </w:tcPr>
          <w:p w14:paraId="210D3F6D" w14:textId="7A366196" w:rsidR="00885672" w:rsidRPr="00FC6AD9" w:rsidRDefault="00885672" w:rsidP="00B60A2A">
            <w:pPr>
              <w:rPr>
                <w:b/>
                <w:bCs/>
                <w:sz w:val="20"/>
                <w:szCs w:val="22"/>
              </w:rPr>
            </w:pPr>
            <w:proofErr w:type="spellStart"/>
            <w:proofErr w:type="gramStart"/>
            <w:r w:rsidRPr="00FC6AD9">
              <w:rPr>
                <w:color w:val="000000"/>
                <w:sz w:val="20"/>
              </w:rPr>
              <w:t>k</w:t>
            </w:r>
            <w:proofErr w:type="gramEnd"/>
            <w:r w:rsidRPr="00FC6AD9">
              <w:rPr>
                <w:color w:val="000000"/>
                <w:sz w:val="20"/>
              </w:rPr>
              <w:t>:h</w:t>
            </w:r>
            <w:proofErr w:type="spellEnd"/>
            <w:r w:rsidRPr="00FC6AD9">
              <w:rPr>
                <w:color w:val="000000"/>
                <w:sz w:val="20"/>
              </w:rPr>
              <w:t xml:space="preserve"> ii r</w:t>
            </w:r>
          </w:p>
        </w:tc>
        <w:tc>
          <w:tcPr>
            <w:tcW w:w="799" w:type="pct"/>
            <w:vAlign w:val="bottom"/>
          </w:tcPr>
          <w:p w14:paraId="14470D58" w14:textId="77777777" w:rsidR="00885672" w:rsidRPr="00FC6AD9" w:rsidRDefault="00885672" w:rsidP="00B60A2A">
            <w:pPr>
              <w:rPr>
                <w:b/>
                <w:bCs/>
                <w:sz w:val="20"/>
                <w:szCs w:val="22"/>
              </w:rPr>
            </w:pPr>
            <w:proofErr w:type="spellStart"/>
            <w:proofErr w:type="gramStart"/>
            <w:r w:rsidRPr="00FC6AD9">
              <w:rPr>
                <w:color w:val="484848"/>
                <w:sz w:val="20"/>
              </w:rPr>
              <w:t>avial</w:t>
            </w:r>
            <w:proofErr w:type="spellEnd"/>
            <w:proofErr w:type="gramEnd"/>
          </w:p>
        </w:tc>
        <w:tc>
          <w:tcPr>
            <w:tcW w:w="868" w:type="pct"/>
            <w:vAlign w:val="bottom"/>
          </w:tcPr>
          <w:p w14:paraId="04D7AD28" w14:textId="7D026308" w:rsidR="00885672" w:rsidRPr="00FC6AD9" w:rsidRDefault="00885672" w:rsidP="00B60A2A">
            <w:pPr>
              <w:rPr>
                <w:b/>
                <w:bCs/>
                <w:sz w:val="20"/>
                <w:szCs w:val="22"/>
              </w:rPr>
            </w:pPr>
            <w:proofErr w:type="gramStart"/>
            <w:r w:rsidRPr="00FC6AD9">
              <w:rPr>
                <w:color w:val="000000"/>
                <w:sz w:val="20"/>
              </w:rPr>
              <w:t>a</w:t>
            </w:r>
            <w:proofErr w:type="gramEnd"/>
            <w:r w:rsidRPr="00FC6AD9">
              <w:rPr>
                <w:color w:val="000000"/>
                <w:sz w:val="20"/>
              </w:rPr>
              <w:t xml:space="preserve"> v ii y a l</w:t>
            </w:r>
          </w:p>
        </w:tc>
        <w:tc>
          <w:tcPr>
            <w:tcW w:w="733" w:type="pct"/>
            <w:vAlign w:val="bottom"/>
          </w:tcPr>
          <w:p w14:paraId="611A963F" w14:textId="77777777" w:rsidR="00885672" w:rsidRPr="00FC6AD9" w:rsidRDefault="00885672" w:rsidP="00B60A2A">
            <w:pPr>
              <w:rPr>
                <w:b/>
                <w:bCs/>
                <w:sz w:val="20"/>
                <w:szCs w:val="22"/>
              </w:rPr>
            </w:pPr>
            <w:proofErr w:type="gramStart"/>
            <w:r w:rsidRPr="00FC6AD9">
              <w:rPr>
                <w:color w:val="484848"/>
                <w:sz w:val="20"/>
              </w:rPr>
              <w:t>tandoor</w:t>
            </w:r>
            <w:proofErr w:type="gramEnd"/>
          </w:p>
        </w:tc>
        <w:tc>
          <w:tcPr>
            <w:tcW w:w="932" w:type="pct"/>
            <w:vAlign w:val="bottom"/>
          </w:tcPr>
          <w:p w14:paraId="5402CA00" w14:textId="6E1E3CE0" w:rsidR="00885672" w:rsidRPr="00FC6AD9" w:rsidRDefault="00885672" w:rsidP="00B60A2A">
            <w:pPr>
              <w:rPr>
                <w:b/>
                <w:bCs/>
                <w:sz w:val="20"/>
                <w:szCs w:val="22"/>
              </w:rPr>
            </w:pPr>
            <w:proofErr w:type="gramStart"/>
            <w:r w:rsidRPr="00FC6AD9">
              <w:rPr>
                <w:color w:val="000000"/>
                <w:sz w:val="20"/>
              </w:rPr>
              <w:t>t</w:t>
            </w:r>
            <w:proofErr w:type="gramEnd"/>
            <w:r w:rsidRPr="00FC6AD9">
              <w:rPr>
                <w:color w:val="000000"/>
                <w:sz w:val="20"/>
              </w:rPr>
              <w:t xml:space="preserve"> a </w:t>
            </w:r>
            <w:proofErr w:type="spellStart"/>
            <w:r w:rsidRPr="00FC6AD9">
              <w:rPr>
                <w:color w:val="000000"/>
                <w:sz w:val="20"/>
              </w:rPr>
              <w:t>n:d</w:t>
            </w:r>
            <w:proofErr w:type="spellEnd"/>
            <w:r w:rsidRPr="00FC6AD9">
              <w:rPr>
                <w:color w:val="000000"/>
                <w:sz w:val="20"/>
              </w:rPr>
              <w:t xml:space="preserve"> </w:t>
            </w:r>
            <w:proofErr w:type="spellStart"/>
            <w:r w:rsidRPr="00FC6AD9">
              <w:rPr>
                <w:color w:val="000000"/>
                <w:sz w:val="20"/>
              </w:rPr>
              <w:t>oo</w:t>
            </w:r>
            <w:proofErr w:type="spellEnd"/>
            <w:r w:rsidRPr="00FC6AD9">
              <w:rPr>
                <w:color w:val="000000"/>
                <w:sz w:val="20"/>
              </w:rPr>
              <w:t xml:space="preserve"> r</w:t>
            </w:r>
          </w:p>
        </w:tc>
      </w:tr>
      <w:tr w:rsidR="00885672" w:rsidRPr="00FC6AD9" w14:paraId="09FD33F8" w14:textId="77777777" w:rsidTr="00885672">
        <w:tc>
          <w:tcPr>
            <w:tcW w:w="801" w:type="pct"/>
            <w:vAlign w:val="bottom"/>
          </w:tcPr>
          <w:p w14:paraId="11A8810F" w14:textId="77777777" w:rsidR="00885672" w:rsidRPr="00FC6AD9" w:rsidRDefault="00885672" w:rsidP="00B60A2A">
            <w:pPr>
              <w:rPr>
                <w:b/>
                <w:bCs/>
                <w:sz w:val="20"/>
                <w:szCs w:val="22"/>
              </w:rPr>
            </w:pPr>
            <w:proofErr w:type="spellStart"/>
            <w:proofErr w:type="gramStart"/>
            <w:r w:rsidRPr="00FC6AD9">
              <w:rPr>
                <w:color w:val="484848"/>
                <w:sz w:val="20"/>
              </w:rPr>
              <w:t>payasam</w:t>
            </w:r>
            <w:proofErr w:type="spellEnd"/>
            <w:proofErr w:type="gramEnd"/>
          </w:p>
        </w:tc>
        <w:tc>
          <w:tcPr>
            <w:tcW w:w="867" w:type="pct"/>
            <w:vAlign w:val="bottom"/>
          </w:tcPr>
          <w:p w14:paraId="086BCAAF" w14:textId="134ABDB1" w:rsidR="00885672" w:rsidRPr="00FC6AD9" w:rsidRDefault="00885672" w:rsidP="00B60A2A">
            <w:pPr>
              <w:rPr>
                <w:sz w:val="20"/>
              </w:rPr>
            </w:pPr>
            <w:proofErr w:type="gramStart"/>
            <w:r w:rsidRPr="00FC6AD9">
              <w:rPr>
                <w:color w:val="000000"/>
                <w:sz w:val="20"/>
              </w:rPr>
              <w:t>p</w:t>
            </w:r>
            <w:proofErr w:type="gram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y a s a m</w:t>
            </w:r>
          </w:p>
        </w:tc>
        <w:tc>
          <w:tcPr>
            <w:tcW w:w="799" w:type="pct"/>
            <w:vAlign w:val="bottom"/>
          </w:tcPr>
          <w:p w14:paraId="2A4B51D3" w14:textId="77777777" w:rsidR="00885672" w:rsidRPr="00FC6AD9" w:rsidRDefault="00885672" w:rsidP="00B60A2A">
            <w:pPr>
              <w:rPr>
                <w:b/>
                <w:bCs/>
                <w:sz w:val="20"/>
                <w:szCs w:val="22"/>
              </w:rPr>
            </w:pPr>
            <w:proofErr w:type="spellStart"/>
            <w:proofErr w:type="gramStart"/>
            <w:r w:rsidRPr="00FC6AD9">
              <w:rPr>
                <w:color w:val="484848"/>
                <w:sz w:val="20"/>
              </w:rPr>
              <w:t>dosa</w:t>
            </w:r>
            <w:proofErr w:type="spellEnd"/>
            <w:proofErr w:type="gramEnd"/>
          </w:p>
        </w:tc>
        <w:tc>
          <w:tcPr>
            <w:tcW w:w="868" w:type="pct"/>
            <w:vAlign w:val="bottom"/>
          </w:tcPr>
          <w:p w14:paraId="268ED29C" w14:textId="5F9E1940" w:rsidR="00885672" w:rsidRPr="00FC6AD9" w:rsidRDefault="00885672" w:rsidP="00B60A2A">
            <w:pPr>
              <w:rPr>
                <w:b/>
                <w:bCs/>
                <w:sz w:val="20"/>
                <w:szCs w:val="22"/>
              </w:rPr>
            </w:pPr>
            <w:r w:rsidRPr="00FC6AD9">
              <w:rPr>
                <w:color w:val="000000"/>
                <w:sz w:val="20"/>
              </w:rPr>
              <w:t xml:space="preserve">d. </w:t>
            </w:r>
            <w:proofErr w:type="gramStart"/>
            <w:r w:rsidRPr="00FC6AD9">
              <w:rPr>
                <w:color w:val="000000"/>
                <w:sz w:val="20"/>
              </w:rPr>
              <w:t>o</w:t>
            </w:r>
            <w:proofErr w:type="gramEnd"/>
            <w:r w:rsidRPr="00FC6AD9">
              <w:rPr>
                <w:color w:val="000000"/>
                <w:sz w:val="20"/>
              </w:rPr>
              <w:t xml:space="preserve"> s </w:t>
            </w:r>
            <w:proofErr w:type="spellStart"/>
            <w:r w:rsidRPr="00FC6AD9">
              <w:rPr>
                <w:color w:val="000000"/>
                <w:sz w:val="20"/>
              </w:rPr>
              <w:t>aa</w:t>
            </w:r>
            <w:proofErr w:type="spellEnd"/>
          </w:p>
        </w:tc>
        <w:tc>
          <w:tcPr>
            <w:tcW w:w="733" w:type="pct"/>
            <w:vAlign w:val="bottom"/>
          </w:tcPr>
          <w:p w14:paraId="50328509" w14:textId="77777777" w:rsidR="00885672" w:rsidRPr="00FC6AD9" w:rsidRDefault="00885672" w:rsidP="00B60A2A">
            <w:pPr>
              <w:rPr>
                <w:b/>
                <w:bCs/>
                <w:sz w:val="20"/>
                <w:szCs w:val="22"/>
              </w:rPr>
            </w:pPr>
            <w:proofErr w:type="spellStart"/>
            <w:proofErr w:type="gramStart"/>
            <w:r w:rsidRPr="00FC6AD9">
              <w:rPr>
                <w:color w:val="484848"/>
                <w:sz w:val="20"/>
              </w:rPr>
              <w:t>seekh</w:t>
            </w:r>
            <w:proofErr w:type="spellEnd"/>
            <w:proofErr w:type="gramEnd"/>
          </w:p>
        </w:tc>
        <w:tc>
          <w:tcPr>
            <w:tcW w:w="932" w:type="pct"/>
            <w:vAlign w:val="bottom"/>
          </w:tcPr>
          <w:p w14:paraId="3D26865B" w14:textId="19124767" w:rsidR="00885672" w:rsidRPr="00FC6AD9" w:rsidRDefault="00885672" w:rsidP="00B60A2A">
            <w:pPr>
              <w:rPr>
                <w:b/>
                <w:bCs/>
                <w:sz w:val="20"/>
                <w:szCs w:val="22"/>
              </w:rPr>
            </w:pPr>
            <w:proofErr w:type="gramStart"/>
            <w:r w:rsidRPr="00FC6AD9">
              <w:rPr>
                <w:color w:val="000000"/>
                <w:sz w:val="20"/>
              </w:rPr>
              <w:t>s</w:t>
            </w:r>
            <w:proofErr w:type="gramEnd"/>
            <w:r w:rsidRPr="00FC6AD9">
              <w:rPr>
                <w:color w:val="000000"/>
                <w:sz w:val="20"/>
              </w:rPr>
              <w:t xml:space="preserve"> ii </w:t>
            </w:r>
            <w:proofErr w:type="spellStart"/>
            <w:r w:rsidRPr="00FC6AD9">
              <w:rPr>
                <w:color w:val="000000"/>
                <w:sz w:val="20"/>
              </w:rPr>
              <w:t>k:h</w:t>
            </w:r>
            <w:proofErr w:type="spellEnd"/>
          </w:p>
        </w:tc>
      </w:tr>
      <w:tr w:rsidR="00885672" w:rsidRPr="00FC6AD9" w14:paraId="0F5A67F9" w14:textId="77777777" w:rsidTr="00885672">
        <w:tc>
          <w:tcPr>
            <w:tcW w:w="801" w:type="pct"/>
            <w:vAlign w:val="bottom"/>
          </w:tcPr>
          <w:p w14:paraId="51BF5B94" w14:textId="77777777" w:rsidR="00885672" w:rsidRPr="00FC6AD9" w:rsidRDefault="00885672" w:rsidP="00B60A2A">
            <w:pPr>
              <w:rPr>
                <w:b/>
                <w:bCs/>
                <w:sz w:val="20"/>
                <w:szCs w:val="22"/>
              </w:rPr>
            </w:pPr>
            <w:proofErr w:type="spellStart"/>
            <w:proofErr w:type="gramStart"/>
            <w:r w:rsidRPr="00FC6AD9">
              <w:rPr>
                <w:color w:val="484848"/>
                <w:sz w:val="20"/>
              </w:rPr>
              <w:t>kulfi</w:t>
            </w:r>
            <w:proofErr w:type="spellEnd"/>
            <w:proofErr w:type="gramEnd"/>
          </w:p>
        </w:tc>
        <w:tc>
          <w:tcPr>
            <w:tcW w:w="867" w:type="pct"/>
            <w:vAlign w:val="bottom"/>
          </w:tcPr>
          <w:p w14:paraId="3529163B" w14:textId="355BEF11" w:rsidR="00885672" w:rsidRPr="00FC6AD9" w:rsidRDefault="00885672" w:rsidP="00B60A2A">
            <w:pPr>
              <w:rPr>
                <w:b/>
                <w:bCs/>
                <w:sz w:val="20"/>
                <w:szCs w:val="22"/>
              </w:rPr>
            </w:pPr>
            <w:proofErr w:type="gramStart"/>
            <w:r w:rsidRPr="00FC6AD9">
              <w:rPr>
                <w:color w:val="000000"/>
                <w:sz w:val="20"/>
              </w:rPr>
              <w:t>k</w:t>
            </w:r>
            <w:proofErr w:type="gramEnd"/>
            <w:r w:rsidRPr="00FC6AD9">
              <w:rPr>
                <w:color w:val="000000"/>
                <w:sz w:val="20"/>
              </w:rPr>
              <w:t xml:space="preserve"> </w:t>
            </w:r>
            <w:proofErr w:type="spellStart"/>
            <w:r w:rsidRPr="00FC6AD9">
              <w:rPr>
                <w:color w:val="000000"/>
                <w:sz w:val="20"/>
              </w:rPr>
              <w:t>ul</w:t>
            </w:r>
            <w:proofErr w:type="spellEnd"/>
            <w:r w:rsidRPr="00FC6AD9">
              <w:rPr>
                <w:color w:val="000000"/>
                <w:sz w:val="20"/>
              </w:rPr>
              <w:t xml:space="preserve"> </w:t>
            </w:r>
            <w:proofErr w:type="spellStart"/>
            <w:r w:rsidRPr="00FC6AD9">
              <w:rPr>
                <w:color w:val="000000"/>
                <w:sz w:val="20"/>
              </w:rPr>
              <w:t>ph</w:t>
            </w:r>
            <w:proofErr w:type="spellEnd"/>
            <w:r w:rsidRPr="00FC6AD9">
              <w:rPr>
                <w:color w:val="000000"/>
                <w:sz w:val="20"/>
              </w:rPr>
              <w:t xml:space="preserve"> ii</w:t>
            </w:r>
          </w:p>
        </w:tc>
        <w:tc>
          <w:tcPr>
            <w:tcW w:w="799" w:type="pct"/>
            <w:vAlign w:val="bottom"/>
          </w:tcPr>
          <w:p w14:paraId="0446AAA2" w14:textId="77777777" w:rsidR="00885672" w:rsidRPr="00FC6AD9" w:rsidRDefault="00885672" w:rsidP="00B60A2A">
            <w:pPr>
              <w:rPr>
                <w:sz w:val="20"/>
              </w:rPr>
            </w:pPr>
            <w:proofErr w:type="spellStart"/>
            <w:proofErr w:type="gramStart"/>
            <w:r w:rsidRPr="00FC6AD9">
              <w:rPr>
                <w:color w:val="484848"/>
                <w:sz w:val="20"/>
              </w:rPr>
              <w:t>uthappam</w:t>
            </w:r>
            <w:proofErr w:type="spellEnd"/>
            <w:proofErr w:type="gramEnd"/>
          </w:p>
        </w:tc>
        <w:tc>
          <w:tcPr>
            <w:tcW w:w="868" w:type="pct"/>
            <w:vAlign w:val="bottom"/>
          </w:tcPr>
          <w:p w14:paraId="260CAA1F" w14:textId="4F3B8317" w:rsidR="00885672" w:rsidRPr="00FC6AD9" w:rsidRDefault="00885672" w:rsidP="00B60A2A">
            <w:pPr>
              <w:rPr>
                <w:b/>
                <w:bCs/>
                <w:sz w:val="20"/>
                <w:szCs w:val="22"/>
              </w:rPr>
            </w:pPr>
            <w:proofErr w:type="spellStart"/>
            <w:proofErr w:type="gramStart"/>
            <w:r w:rsidRPr="00FC6AD9">
              <w:rPr>
                <w:color w:val="000000"/>
                <w:sz w:val="20"/>
              </w:rPr>
              <w:t>uth</w:t>
            </w:r>
            <w:proofErr w:type="spellEnd"/>
            <w:proofErr w:type="gramEnd"/>
            <w:r w:rsidRPr="00FC6AD9">
              <w:rPr>
                <w:color w:val="000000"/>
                <w:sz w:val="20"/>
              </w:rPr>
              <w:t xml:space="preserve"> </w:t>
            </w:r>
            <w:proofErr w:type="spellStart"/>
            <w:r w:rsidRPr="00FC6AD9">
              <w:rPr>
                <w:color w:val="000000"/>
                <w:sz w:val="20"/>
              </w:rPr>
              <w:t>th</w:t>
            </w:r>
            <w:proofErr w:type="spellEnd"/>
            <w:r w:rsidRPr="00FC6AD9">
              <w:rPr>
                <w:color w:val="000000"/>
                <w:sz w:val="20"/>
              </w:rPr>
              <w:t xml:space="preserve"> </w:t>
            </w:r>
            <w:proofErr w:type="spellStart"/>
            <w:r w:rsidRPr="00FC6AD9">
              <w:rPr>
                <w:color w:val="000000"/>
                <w:sz w:val="20"/>
              </w:rPr>
              <w:t>ap</w:t>
            </w:r>
            <w:proofErr w:type="spellEnd"/>
            <w:r w:rsidRPr="00FC6AD9">
              <w:rPr>
                <w:color w:val="000000"/>
                <w:sz w:val="20"/>
              </w:rPr>
              <w:t xml:space="preserve"> p a m </w:t>
            </w:r>
          </w:p>
        </w:tc>
        <w:tc>
          <w:tcPr>
            <w:tcW w:w="733" w:type="pct"/>
            <w:vAlign w:val="bottom"/>
          </w:tcPr>
          <w:p w14:paraId="4EE7339D" w14:textId="77777777" w:rsidR="00885672" w:rsidRPr="00FC6AD9" w:rsidRDefault="00885672" w:rsidP="00B60A2A">
            <w:pPr>
              <w:rPr>
                <w:sz w:val="20"/>
              </w:rPr>
            </w:pPr>
            <w:proofErr w:type="spellStart"/>
            <w:proofErr w:type="gramStart"/>
            <w:r w:rsidRPr="00FC6AD9">
              <w:rPr>
                <w:color w:val="484848"/>
                <w:sz w:val="20"/>
              </w:rPr>
              <w:t>boti</w:t>
            </w:r>
            <w:proofErr w:type="spellEnd"/>
            <w:proofErr w:type="gramEnd"/>
          </w:p>
        </w:tc>
        <w:tc>
          <w:tcPr>
            <w:tcW w:w="932" w:type="pct"/>
            <w:vAlign w:val="bottom"/>
          </w:tcPr>
          <w:p w14:paraId="16B3EB66" w14:textId="6D49EECA" w:rsidR="00885672" w:rsidRPr="00FC6AD9" w:rsidRDefault="00885672" w:rsidP="00B60A2A">
            <w:pPr>
              <w:rPr>
                <w:b/>
                <w:bCs/>
                <w:sz w:val="20"/>
                <w:szCs w:val="22"/>
              </w:rPr>
            </w:pPr>
            <w:proofErr w:type="gramStart"/>
            <w:r w:rsidRPr="00FC6AD9">
              <w:rPr>
                <w:color w:val="000000"/>
                <w:sz w:val="20"/>
              </w:rPr>
              <w:t>b</w:t>
            </w:r>
            <w:proofErr w:type="gramEnd"/>
            <w:r w:rsidRPr="00FC6AD9">
              <w:rPr>
                <w:color w:val="000000"/>
                <w:sz w:val="20"/>
              </w:rPr>
              <w:t xml:space="preserve"> o t ii </w:t>
            </w:r>
          </w:p>
        </w:tc>
      </w:tr>
      <w:tr w:rsidR="00885672" w:rsidRPr="00FC6AD9" w14:paraId="36C2C8CC" w14:textId="77777777" w:rsidTr="00885672">
        <w:tc>
          <w:tcPr>
            <w:tcW w:w="801" w:type="pct"/>
            <w:vAlign w:val="bottom"/>
          </w:tcPr>
          <w:p w14:paraId="1A536C9D" w14:textId="77777777" w:rsidR="00885672" w:rsidRPr="00FC6AD9" w:rsidRDefault="00885672" w:rsidP="00B60A2A">
            <w:pPr>
              <w:rPr>
                <w:b/>
                <w:bCs/>
                <w:sz w:val="20"/>
                <w:szCs w:val="22"/>
              </w:rPr>
            </w:pPr>
            <w:proofErr w:type="spellStart"/>
            <w:proofErr w:type="gramStart"/>
            <w:r w:rsidRPr="00FC6AD9">
              <w:rPr>
                <w:color w:val="484848"/>
                <w:sz w:val="20"/>
              </w:rPr>
              <w:t>rasmalai</w:t>
            </w:r>
            <w:proofErr w:type="spellEnd"/>
            <w:proofErr w:type="gramEnd"/>
          </w:p>
        </w:tc>
        <w:tc>
          <w:tcPr>
            <w:tcW w:w="867" w:type="pct"/>
            <w:vAlign w:val="bottom"/>
          </w:tcPr>
          <w:p w14:paraId="0D7A7C82" w14:textId="22EF28C2" w:rsidR="00885672" w:rsidRPr="00FC6AD9" w:rsidRDefault="00885672" w:rsidP="00B60A2A">
            <w:pPr>
              <w:rPr>
                <w:b/>
                <w:bCs/>
                <w:sz w:val="20"/>
                <w:szCs w:val="22"/>
              </w:rPr>
            </w:pPr>
            <w:proofErr w:type="gramStart"/>
            <w:r w:rsidRPr="00FC6AD9">
              <w:rPr>
                <w:color w:val="000000"/>
                <w:sz w:val="20"/>
              </w:rPr>
              <w:t>r</w:t>
            </w:r>
            <w:proofErr w:type="gramEnd"/>
            <w:r w:rsidRPr="00FC6AD9">
              <w:rPr>
                <w:color w:val="000000"/>
                <w:sz w:val="20"/>
              </w:rPr>
              <w:t xml:space="preserve"> a s a m a l a ii</w:t>
            </w:r>
          </w:p>
        </w:tc>
        <w:tc>
          <w:tcPr>
            <w:tcW w:w="799" w:type="pct"/>
            <w:vAlign w:val="bottom"/>
          </w:tcPr>
          <w:p w14:paraId="2F0746EB" w14:textId="77777777" w:rsidR="00885672" w:rsidRPr="00FC6AD9" w:rsidRDefault="00885672" w:rsidP="00B60A2A">
            <w:pPr>
              <w:rPr>
                <w:b/>
                <w:bCs/>
                <w:sz w:val="20"/>
                <w:szCs w:val="22"/>
              </w:rPr>
            </w:pPr>
            <w:proofErr w:type="spellStart"/>
            <w:proofErr w:type="gramStart"/>
            <w:r w:rsidRPr="00FC6AD9">
              <w:rPr>
                <w:color w:val="484848"/>
                <w:sz w:val="20"/>
              </w:rPr>
              <w:t>aloo</w:t>
            </w:r>
            <w:proofErr w:type="spellEnd"/>
            <w:proofErr w:type="gramEnd"/>
          </w:p>
        </w:tc>
        <w:tc>
          <w:tcPr>
            <w:tcW w:w="868" w:type="pct"/>
            <w:vAlign w:val="bottom"/>
          </w:tcPr>
          <w:p w14:paraId="453867FB" w14:textId="3920F733" w:rsidR="00885672" w:rsidRPr="00FC6AD9" w:rsidRDefault="00885672" w:rsidP="00B60A2A">
            <w:pPr>
              <w:rPr>
                <w:b/>
                <w:bCs/>
                <w:sz w:val="20"/>
                <w:szCs w:val="22"/>
              </w:rPr>
            </w:pPr>
            <w:proofErr w:type="spellStart"/>
            <w:proofErr w:type="gramStart"/>
            <w:r w:rsidRPr="00FC6AD9">
              <w:rPr>
                <w:color w:val="000000"/>
                <w:sz w:val="20"/>
              </w:rPr>
              <w:t>aa</w:t>
            </w:r>
            <w:proofErr w:type="spellEnd"/>
            <w:proofErr w:type="gramEnd"/>
            <w:r w:rsidRPr="00FC6AD9">
              <w:rPr>
                <w:color w:val="000000"/>
                <w:sz w:val="20"/>
              </w:rPr>
              <w:t xml:space="preserve"> l </w:t>
            </w:r>
            <w:proofErr w:type="spellStart"/>
            <w:r w:rsidRPr="00FC6AD9">
              <w:rPr>
                <w:color w:val="000000"/>
                <w:sz w:val="20"/>
              </w:rPr>
              <w:t>uu</w:t>
            </w:r>
            <w:proofErr w:type="spellEnd"/>
          </w:p>
        </w:tc>
        <w:tc>
          <w:tcPr>
            <w:tcW w:w="733" w:type="pct"/>
            <w:vAlign w:val="bottom"/>
          </w:tcPr>
          <w:p w14:paraId="1FF9F462" w14:textId="77777777" w:rsidR="00885672" w:rsidRPr="00FC6AD9" w:rsidRDefault="00885672" w:rsidP="00B60A2A">
            <w:pPr>
              <w:rPr>
                <w:b/>
                <w:bCs/>
                <w:sz w:val="20"/>
                <w:szCs w:val="22"/>
              </w:rPr>
            </w:pPr>
            <w:proofErr w:type="spellStart"/>
            <w:proofErr w:type="gramStart"/>
            <w:r w:rsidRPr="00FC6AD9">
              <w:rPr>
                <w:color w:val="484848"/>
                <w:sz w:val="20"/>
              </w:rPr>
              <w:t>tangri</w:t>
            </w:r>
            <w:proofErr w:type="spellEnd"/>
            <w:proofErr w:type="gramEnd"/>
          </w:p>
        </w:tc>
        <w:tc>
          <w:tcPr>
            <w:tcW w:w="932" w:type="pct"/>
            <w:vAlign w:val="bottom"/>
          </w:tcPr>
          <w:p w14:paraId="5321122A" w14:textId="485ABA50" w:rsidR="00885672" w:rsidRPr="00FC6AD9" w:rsidRDefault="00885672" w:rsidP="00B60A2A">
            <w:pPr>
              <w:rPr>
                <w:b/>
                <w:bCs/>
                <w:sz w:val="20"/>
                <w:szCs w:val="22"/>
              </w:rPr>
            </w:pPr>
            <w:proofErr w:type="gramStart"/>
            <w:r w:rsidRPr="00FC6AD9">
              <w:rPr>
                <w:color w:val="000000"/>
                <w:sz w:val="20"/>
              </w:rPr>
              <w:t>t</w:t>
            </w:r>
            <w:proofErr w:type="gramEnd"/>
            <w:r w:rsidRPr="00FC6AD9">
              <w:rPr>
                <w:color w:val="000000"/>
                <w:sz w:val="20"/>
              </w:rPr>
              <w:t xml:space="preserve"> a </w:t>
            </w:r>
            <w:proofErr w:type="spellStart"/>
            <w:r w:rsidRPr="00FC6AD9">
              <w:rPr>
                <w:color w:val="000000"/>
                <w:sz w:val="20"/>
              </w:rPr>
              <w:t>n:g</w:t>
            </w:r>
            <w:proofErr w:type="spellEnd"/>
            <w:r w:rsidRPr="00FC6AD9">
              <w:rPr>
                <w:color w:val="000000"/>
                <w:sz w:val="20"/>
              </w:rPr>
              <w:t xml:space="preserve"> r. ii</w:t>
            </w:r>
          </w:p>
        </w:tc>
      </w:tr>
    </w:tbl>
    <w:p w14:paraId="68DFF694" w14:textId="77777777" w:rsidR="00EF64C7" w:rsidRPr="00885672" w:rsidRDefault="00EF64C7" w:rsidP="00B60A2A">
      <w:pPr>
        <w:rPr>
          <w:sz w:val="18"/>
          <w:szCs w:val="18"/>
        </w:rPr>
      </w:pPr>
    </w:p>
    <w:sectPr w:rsidR="00EF64C7" w:rsidRPr="00885672" w:rsidSect="00885672">
      <w:type w:val="continuous"/>
      <w:pgSz w:w="12240" w:h="15840" w:code="1"/>
      <w:pgMar w:top="1411" w:right="1080" w:bottom="1411" w:left="1080" w:header="720" w:footer="720" w:gutter="0"/>
      <w:cols w:space="346"/>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Sumedha Pramod" w:date="2014-12-17T23:38:00Z" w:initials="SP">
    <w:p w14:paraId="782F0048" w14:textId="0AB3C087" w:rsidR="004C0AA3" w:rsidRDefault="004C0AA3">
      <w:pPr>
        <w:pStyle w:val="CommentText"/>
      </w:pPr>
      <w:r>
        <w:rPr>
          <w:rStyle w:val="CommentReference"/>
        </w:rPr>
        <w:annotationRef/>
      </w:r>
      <w:r>
        <w:t xml:space="preserve">CITE </w:t>
      </w:r>
      <w:r w:rsidRPr="00E609AF">
        <w:t>http://cmusphinx.sourceforge.net/wiki/tutorialam</w:t>
      </w:r>
    </w:p>
  </w:comment>
  <w:comment w:id="3" w:author="Sumedha Pramod" w:date="2014-12-17T23:38:00Z" w:initials="SP">
    <w:p w14:paraId="74431A77" w14:textId="5E1204D3" w:rsidR="004C0AA3" w:rsidRDefault="004C0AA3">
      <w:pPr>
        <w:pStyle w:val="CommentText"/>
      </w:pPr>
      <w:r>
        <w:rPr>
          <w:rStyle w:val="CommentReference"/>
        </w:rPr>
        <w:annotationRef/>
      </w:r>
      <w:r>
        <w:t xml:space="preserve">CITE </w:t>
      </w:r>
      <w:r w:rsidRPr="00E609AF">
        <w:t>http://cmusphinx.sourceforge.net/wiki/tutoriallm#building_a_statistical_language_model_using_cmuclmtk</w:t>
      </w:r>
    </w:p>
  </w:comment>
  <w:comment w:id="4" w:author="Sumedha Pramod" w:date="2014-12-17T23:38:00Z" w:initials="SP">
    <w:p w14:paraId="1D6B601D" w14:textId="7FEC2D6C" w:rsidR="004C0AA3" w:rsidRDefault="004C0AA3">
      <w:pPr>
        <w:pStyle w:val="CommentText"/>
      </w:pPr>
      <w:ins w:id="6" w:author="Sumedha Pramod" w:date="2014-12-17T23:37:00Z">
        <w:r>
          <w:rPr>
            <w:rStyle w:val="CommentReference"/>
          </w:rPr>
          <w:annotationRef/>
        </w:r>
      </w:ins>
      <w:r>
        <w:t xml:space="preserve">CITE </w:t>
      </w:r>
      <w:r w:rsidRPr="00E609AF">
        <w:t>https://github.com/syl22-00/pocketsphinx.js</w:t>
      </w:r>
    </w:p>
  </w:comment>
  <w:comment w:id="7" w:author="Sumedha Pramod" w:date="2014-12-17T23:47:00Z" w:initials="SP">
    <w:p w14:paraId="34C7A986" w14:textId="69F74C7A" w:rsidR="004C0AA3" w:rsidRDefault="004C0AA3">
      <w:pPr>
        <w:pStyle w:val="CommentText"/>
      </w:pPr>
      <w:ins w:id="8" w:author="Sumedha Pramod" w:date="2014-12-17T23:47:00Z">
        <w:r>
          <w:rPr>
            <w:rStyle w:val="CommentReference"/>
          </w:rPr>
          <w:annotationRef/>
        </w:r>
      </w:ins>
      <w:r>
        <w:t xml:space="preserve">CITE </w:t>
      </w:r>
      <w:r w:rsidRPr="00A67CF9">
        <w:t>https://github.com/syl22-00/pocketsphinx.js/blob/master/webapp/js/recognizer.js</w:t>
      </w:r>
    </w:p>
  </w:comment>
  <w:comment w:id="9" w:author="Sumedha Pramod" w:date="2014-12-17T23:48:00Z" w:initials="SP">
    <w:p w14:paraId="1F6246B8" w14:textId="2C005A4D" w:rsidR="004C0AA3" w:rsidRDefault="004C0AA3">
      <w:pPr>
        <w:pStyle w:val="CommentText"/>
      </w:pPr>
      <w:ins w:id="10" w:author="Sumedha Pramod" w:date="2014-12-17T23:48:00Z">
        <w:r>
          <w:rPr>
            <w:rStyle w:val="CommentReference"/>
          </w:rPr>
          <w:annotationRef/>
        </w:r>
      </w:ins>
      <w:r>
        <w:t xml:space="preserve">CITE </w:t>
      </w:r>
      <w:r w:rsidRPr="00617830">
        <w:t>https://github.com/syl22-00/pocketsphinx.js/blob/master/webapp/live.html</w:t>
      </w:r>
    </w:p>
  </w:comment>
  <w:comment w:id="27" w:author="Sumedha Pramod" w:date="2014-12-18T01:24:00Z" w:initials="SP">
    <w:p w14:paraId="7676F22E" w14:textId="29FC1FDE" w:rsidR="00726498" w:rsidRDefault="00726498">
      <w:pPr>
        <w:pStyle w:val="CommentText"/>
      </w:pPr>
      <w:ins w:id="28" w:author="Sumedha Pramod" w:date="2014-12-18T01:24:00Z">
        <w:r>
          <w:rPr>
            <w:rStyle w:val="CommentReference"/>
          </w:rPr>
          <w:annotationRef/>
        </w:r>
      </w:ins>
      <w:r>
        <w:t xml:space="preserve">CITE </w:t>
      </w:r>
      <w:r w:rsidRPr="00726498">
        <w:t>https://github.com/otalk/hark</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668D01" w14:textId="77777777" w:rsidR="004C0AA3" w:rsidRDefault="004C0AA3" w:rsidP="007F7F26">
      <w:r>
        <w:separator/>
      </w:r>
    </w:p>
  </w:endnote>
  <w:endnote w:type="continuationSeparator" w:id="0">
    <w:p w14:paraId="4275F77F" w14:textId="77777777" w:rsidR="004C0AA3" w:rsidRDefault="004C0AA3" w:rsidP="007F7F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Britannic Bold">
    <w:panose1 w:val="020B0903060703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Kohinoor Devanagari Medium">
    <w:panose1 w:val="02000000000000000000"/>
    <w:charset w:val="00"/>
    <w:family w:val="auto"/>
    <w:pitch w:val="variable"/>
    <w:sig w:usb0="00000003" w:usb1="00000000" w:usb2="00000000" w:usb3="00000000" w:csb0="00000001" w:csb1="00000000"/>
  </w:font>
  <w:font w:name="Devanagari Sangam MN">
    <w:panose1 w:val="02000000000000000000"/>
    <w:charset w:val="00"/>
    <w:family w:val="auto"/>
    <w:pitch w:val="variable"/>
    <w:sig w:usb0="80008003" w:usb1="00002040" w:usb2="00000000" w:usb3="00000000" w:csb0="00000001" w:csb1="00000000"/>
  </w:font>
  <w:font w:name="Shree Devanagari 714">
    <w:panose1 w:val="02000600000000000000"/>
    <w:charset w:val="00"/>
    <w:family w:val="auto"/>
    <w:pitch w:val="variable"/>
    <w:sig w:usb0="80008003" w:usb1="00000000" w:usb2="00000000" w:usb3="00000000" w:csb0="00000003"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5FB678" w14:textId="77777777" w:rsidR="004C0AA3" w:rsidRDefault="004C0AA3" w:rsidP="007F7F26">
      <w:r>
        <w:separator/>
      </w:r>
    </w:p>
  </w:footnote>
  <w:footnote w:type="continuationSeparator" w:id="0">
    <w:p w14:paraId="635C3E8F" w14:textId="77777777" w:rsidR="004C0AA3" w:rsidRDefault="004C0AA3" w:rsidP="007F7F2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DC5642" w14:textId="1EB66AD7" w:rsidR="004C0AA3" w:rsidRDefault="004C0AA3" w:rsidP="00B1365F">
    <w:pPr>
      <w:pStyle w:val="Header"/>
      <w:jc w:val="right"/>
    </w:pPr>
    <w:r>
      <w:rPr>
        <w:noProof/>
      </w:rPr>
      <w:drawing>
        <wp:inline distT="0" distB="0" distL="0" distR="0" wp14:anchorId="02957522" wp14:editId="6B0E4D3F">
          <wp:extent cx="1593215" cy="595630"/>
          <wp:effectExtent l="0" t="0" r="6985" b="0"/>
          <wp:docPr id="5" name="Picture 5" descr="Description: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logo.png"/>
                  <pic:cNvPicPr>
                    <a:picLocks noChangeAspect="1" noChangeArrowheads="1"/>
                  </pic:cNvPicPr>
                </pic:nvPicPr>
                <pic:blipFill>
                  <a:blip r:embed="rId1">
                    <a:extLst>
                      <a:ext uri="{28A0092B-C50C-407E-A947-70E740481C1C}">
                        <a14:useLocalDpi xmlns:a14="http://schemas.microsoft.com/office/drawing/2010/main" val="0"/>
                      </a:ext>
                    </a:extLst>
                  </a:blip>
                  <a:srcRect l="8453" r="8978"/>
                  <a:stretch>
                    <a:fillRect/>
                  </a:stretch>
                </pic:blipFill>
                <pic:spPr bwMode="auto">
                  <a:xfrm>
                    <a:off x="0" y="0"/>
                    <a:ext cx="1593215" cy="595630"/>
                  </a:xfrm>
                  <a:prstGeom prst="rect">
                    <a:avLst/>
                  </a:prstGeom>
                  <a:noFill/>
                  <a:ln>
                    <a:noFill/>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7CCDC3C"/>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FFA2B23C"/>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C8CCB7DE"/>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417451A2"/>
    <w:lvl w:ilvl="0">
      <w:start w:val="1"/>
      <w:numFmt w:val="decimal"/>
      <w:pStyle w:val="ListNumber2"/>
      <w:lvlText w:val="%1."/>
      <w:lvlJc w:val="left"/>
      <w:pPr>
        <w:tabs>
          <w:tab w:val="num" w:pos="720"/>
        </w:tabs>
        <w:ind w:left="720" w:hanging="360"/>
      </w:pPr>
    </w:lvl>
  </w:abstractNum>
  <w:abstractNum w:abstractNumId="4">
    <w:nsid w:val="FFFFFF80"/>
    <w:multiLevelType w:val="singleLevel"/>
    <w:tmpl w:val="29F404F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D16828C2"/>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1A848478"/>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2138CC3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450AE420"/>
    <w:lvl w:ilvl="0">
      <w:start w:val="1"/>
      <w:numFmt w:val="decimal"/>
      <w:pStyle w:val="ListNumber"/>
      <w:lvlText w:val="%1."/>
      <w:lvlJc w:val="left"/>
      <w:pPr>
        <w:tabs>
          <w:tab w:val="num" w:pos="360"/>
        </w:tabs>
        <w:ind w:left="360" w:hanging="360"/>
      </w:pPr>
    </w:lvl>
  </w:abstractNum>
  <w:abstractNum w:abstractNumId="9">
    <w:nsid w:val="FFFFFF89"/>
    <w:multiLevelType w:val="singleLevel"/>
    <w:tmpl w:val="9DA41EAE"/>
    <w:lvl w:ilvl="0">
      <w:start w:val="1"/>
      <w:numFmt w:val="bullet"/>
      <w:pStyle w:val="List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7"/>
  <w:proofState w:spelling="clean" w:grammar="clean"/>
  <w:trackRevisions/>
  <w:defaultTabStop w:val="720"/>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04B2"/>
    <w:rsid w:val="00000888"/>
    <w:rsid w:val="00007844"/>
    <w:rsid w:val="000140DC"/>
    <w:rsid w:val="00014BBA"/>
    <w:rsid w:val="00020C6A"/>
    <w:rsid w:val="00026081"/>
    <w:rsid w:val="00036C71"/>
    <w:rsid w:val="00036CCC"/>
    <w:rsid w:val="00037023"/>
    <w:rsid w:val="00037F86"/>
    <w:rsid w:val="0004432D"/>
    <w:rsid w:val="00045863"/>
    <w:rsid w:val="00047245"/>
    <w:rsid w:val="000477B6"/>
    <w:rsid w:val="00050FCC"/>
    <w:rsid w:val="00052DB1"/>
    <w:rsid w:val="00055C4C"/>
    <w:rsid w:val="00060429"/>
    <w:rsid w:val="00061A98"/>
    <w:rsid w:val="000627F8"/>
    <w:rsid w:val="00062FB5"/>
    <w:rsid w:val="00064735"/>
    <w:rsid w:val="0006764E"/>
    <w:rsid w:val="000740DC"/>
    <w:rsid w:val="00076899"/>
    <w:rsid w:val="00077825"/>
    <w:rsid w:val="00084D84"/>
    <w:rsid w:val="00093E91"/>
    <w:rsid w:val="00094A26"/>
    <w:rsid w:val="000A0B72"/>
    <w:rsid w:val="000B15B2"/>
    <w:rsid w:val="000C2E2E"/>
    <w:rsid w:val="000C3435"/>
    <w:rsid w:val="000C3726"/>
    <w:rsid w:val="000C6A14"/>
    <w:rsid w:val="000D031B"/>
    <w:rsid w:val="000D14CD"/>
    <w:rsid w:val="000D2265"/>
    <w:rsid w:val="000D70E2"/>
    <w:rsid w:val="000E1E3D"/>
    <w:rsid w:val="000E6102"/>
    <w:rsid w:val="000E61FB"/>
    <w:rsid w:val="000F1778"/>
    <w:rsid w:val="000F17AC"/>
    <w:rsid w:val="000F19EF"/>
    <w:rsid w:val="000F294C"/>
    <w:rsid w:val="000F2F00"/>
    <w:rsid w:val="000F3042"/>
    <w:rsid w:val="000F6B50"/>
    <w:rsid w:val="00100280"/>
    <w:rsid w:val="00101AEC"/>
    <w:rsid w:val="0010257A"/>
    <w:rsid w:val="00104A94"/>
    <w:rsid w:val="0010530A"/>
    <w:rsid w:val="001058BD"/>
    <w:rsid w:val="00107B4C"/>
    <w:rsid w:val="00117226"/>
    <w:rsid w:val="001213A2"/>
    <w:rsid w:val="001218A0"/>
    <w:rsid w:val="00122B51"/>
    <w:rsid w:val="00125C92"/>
    <w:rsid w:val="001262F3"/>
    <w:rsid w:val="001279B9"/>
    <w:rsid w:val="00135694"/>
    <w:rsid w:val="00136021"/>
    <w:rsid w:val="0013791B"/>
    <w:rsid w:val="00143473"/>
    <w:rsid w:val="00150E9E"/>
    <w:rsid w:val="0015612E"/>
    <w:rsid w:val="00156457"/>
    <w:rsid w:val="0016108A"/>
    <w:rsid w:val="001610FF"/>
    <w:rsid w:val="0016268F"/>
    <w:rsid w:val="0016381D"/>
    <w:rsid w:val="00163AFA"/>
    <w:rsid w:val="001646BD"/>
    <w:rsid w:val="00167258"/>
    <w:rsid w:val="00167561"/>
    <w:rsid w:val="00172939"/>
    <w:rsid w:val="00172B0C"/>
    <w:rsid w:val="00174FDB"/>
    <w:rsid w:val="001769EC"/>
    <w:rsid w:val="001878C4"/>
    <w:rsid w:val="00187C09"/>
    <w:rsid w:val="00190442"/>
    <w:rsid w:val="001904E8"/>
    <w:rsid w:val="00191478"/>
    <w:rsid w:val="001970DA"/>
    <w:rsid w:val="001A0716"/>
    <w:rsid w:val="001A0C7B"/>
    <w:rsid w:val="001B19E3"/>
    <w:rsid w:val="001B1C5D"/>
    <w:rsid w:val="001B2974"/>
    <w:rsid w:val="001B450E"/>
    <w:rsid w:val="001B488D"/>
    <w:rsid w:val="001C0498"/>
    <w:rsid w:val="001D0938"/>
    <w:rsid w:val="001D09EC"/>
    <w:rsid w:val="001D38DF"/>
    <w:rsid w:val="001D7A3E"/>
    <w:rsid w:val="001E39E5"/>
    <w:rsid w:val="001E65E3"/>
    <w:rsid w:val="001E67F3"/>
    <w:rsid w:val="001F2DF9"/>
    <w:rsid w:val="001F30D8"/>
    <w:rsid w:val="001F348A"/>
    <w:rsid w:val="001F4CF3"/>
    <w:rsid w:val="001F55D6"/>
    <w:rsid w:val="0020067C"/>
    <w:rsid w:val="00201BFD"/>
    <w:rsid w:val="002100DA"/>
    <w:rsid w:val="00213FA5"/>
    <w:rsid w:val="0021440C"/>
    <w:rsid w:val="00217908"/>
    <w:rsid w:val="00226123"/>
    <w:rsid w:val="0022696D"/>
    <w:rsid w:val="00230201"/>
    <w:rsid w:val="00230A41"/>
    <w:rsid w:val="00233BA0"/>
    <w:rsid w:val="00246F07"/>
    <w:rsid w:val="002522E3"/>
    <w:rsid w:val="0025656C"/>
    <w:rsid w:val="00260675"/>
    <w:rsid w:val="002613EA"/>
    <w:rsid w:val="00266A22"/>
    <w:rsid w:val="00267854"/>
    <w:rsid w:val="002701A2"/>
    <w:rsid w:val="002745D9"/>
    <w:rsid w:val="002750C1"/>
    <w:rsid w:val="00277DF0"/>
    <w:rsid w:val="002853C5"/>
    <w:rsid w:val="00291DDC"/>
    <w:rsid w:val="00292B00"/>
    <w:rsid w:val="00293C63"/>
    <w:rsid w:val="00294BFA"/>
    <w:rsid w:val="002A241C"/>
    <w:rsid w:val="002A7352"/>
    <w:rsid w:val="002A7400"/>
    <w:rsid w:val="002B18AF"/>
    <w:rsid w:val="002B4CCE"/>
    <w:rsid w:val="002B5AF4"/>
    <w:rsid w:val="002B5CD7"/>
    <w:rsid w:val="002B62D8"/>
    <w:rsid w:val="002C4A50"/>
    <w:rsid w:val="002C5730"/>
    <w:rsid w:val="002C5A26"/>
    <w:rsid w:val="002D5430"/>
    <w:rsid w:val="002E532A"/>
    <w:rsid w:val="002E59E5"/>
    <w:rsid w:val="002E5AF3"/>
    <w:rsid w:val="002E694E"/>
    <w:rsid w:val="002F23FC"/>
    <w:rsid w:val="002F619C"/>
    <w:rsid w:val="003041A3"/>
    <w:rsid w:val="0030542D"/>
    <w:rsid w:val="0030547B"/>
    <w:rsid w:val="00310DE8"/>
    <w:rsid w:val="0031418B"/>
    <w:rsid w:val="00317C54"/>
    <w:rsid w:val="003203E7"/>
    <w:rsid w:val="00320D5F"/>
    <w:rsid w:val="00327C03"/>
    <w:rsid w:val="00332D2B"/>
    <w:rsid w:val="0033320F"/>
    <w:rsid w:val="00336D5F"/>
    <w:rsid w:val="003421F9"/>
    <w:rsid w:val="00343195"/>
    <w:rsid w:val="00346AF2"/>
    <w:rsid w:val="00346BA6"/>
    <w:rsid w:val="00351658"/>
    <w:rsid w:val="00351FC7"/>
    <w:rsid w:val="003541DB"/>
    <w:rsid w:val="00356946"/>
    <w:rsid w:val="00364A3A"/>
    <w:rsid w:val="00365CE1"/>
    <w:rsid w:val="00377C3D"/>
    <w:rsid w:val="00377E23"/>
    <w:rsid w:val="00381CD1"/>
    <w:rsid w:val="00381EAE"/>
    <w:rsid w:val="00390E50"/>
    <w:rsid w:val="00393943"/>
    <w:rsid w:val="003A29E1"/>
    <w:rsid w:val="003A5151"/>
    <w:rsid w:val="003A6101"/>
    <w:rsid w:val="003A6BBD"/>
    <w:rsid w:val="003C4C17"/>
    <w:rsid w:val="003D04B2"/>
    <w:rsid w:val="003D16DD"/>
    <w:rsid w:val="003D268B"/>
    <w:rsid w:val="003D2821"/>
    <w:rsid w:val="003D6BF1"/>
    <w:rsid w:val="003E4670"/>
    <w:rsid w:val="003E47CF"/>
    <w:rsid w:val="003F0314"/>
    <w:rsid w:val="003F69AB"/>
    <w:rsid w:val="00400A88"/>
    <w:rsid w:val="004059E9"/>
    <w:rsid w:val="0040648E"/>
    <w:rsid w:val="004069D8"/>
    <w:rsid w:val="0040718E"/>
    <w:rsid w:val="00411D1B"/>
    <w:rsid w:val="00413001"/>
    <w:rsid w:val="00421894"/>
    <w:rsid w:val="0042694E"/>
    <w:rsid w:val="0042729E"/>
    <w:rsid w:val="00431A67"/>
    <w:rsid w:val="00435F06"/>
    <w:rsid w:val="00436FE5"/>
    <w:rsid w:val="0044309D"/>
    <w:rsid w:val="00444F46"/>
    <w:rsid w:val="004467DA"/>
    <w:rsid w:val="00452547"/>
    <w:rsid w:val="004526E3"/>
    <w:rsid w:val="00453318"/>
    <w:rsid w:val="0045466F"/>
    <w:rsid w:val="00455BF4"/>
    <w:rsid w:val="00455D19"/>
    <w:rsid w:val="004613BE"/>
    <w:rsid w:val="00463265"/>
    <w:rsid w:val="004659F1"/>
    <w:rsid w:val="004674CB"/>
    <w:rsid w:val="00474FAA"/>
    <w:rsid w:val="00480384"/>
    <w:rsid w:val="004816AF"/>
    <w:rsid w:val="00486489"/>
    <w:rsid w:val="00487102"/>
    <w:rsid w:val="00494509"/>
    <w:rsid w:val="00495D32"/>
    <w:rsid w:val="0049603E"/>
    <w:rsid w:val="00497BEE"/>
    <w:rsid w:val="004A1363"/>
    <w:rsid w:val="004A7065"/>
    <w:rsid w:val="004B2B01"/>
    <w:rsid w:val="004B3971"/>
    <w:rsid w:val="004B4A7A"/>
    <w:rsid w:val="004C0AA3"/>
    <w:rsid w:val="004C1E5D"/>
    <w:rsid w:val="004C20BF"/>
    <w:rsid w:val="004D2F99"/>
    <w:rsid w:val="004D3FD6"/>
    <w:rsid w:val="004D47E0"/>
    <w:rsid w:val="004D61A2"/>
    <w:rsid w:val="004D6386"/>
    <w:rsid w:val="004E1622"/>
    <w:rsid w:val="004E71D3"/>
    <w:rsid w:val="004F06CD"/>
    <w:rsid w:val="004F2462"/>
    <w:rsid w:val="004F2E91"/>
    <w:rsid w:val="004F7F58"/>
    <w:rsid w:val="00504FAF"/>
    <w:rsid w:val="00505778"/>
    <w:rsid w:val="00506D21"/>
    <w:rsid w:val="005124E5"/>
    <w:rsid w:val="00517EA8"/>
    <w:rsid w:val="00523D65"/>
    <w:rsid w:val="00530CDA"/>
    <w:rsid w:val="00536F0B"/>
    <w:rsid w:val="00540468"/>
    <w:rsid w:val="00540AE5"/>
    <w:rsid w:val="00546F93"/>
    <w:rsid w:val="00550B78"/>
    <w:rsid w:val="00553A94"/>
    <w:rsid w:val="00555695"/>
    <w:rsid w:val="0055604A"/>
    <w:rsid w:val="00560162"/>
    <w:rsid w:val="005645F2"/>
    <w:rsid w:val="00565343"/>
    <w:rsid w:val="00565567"/>
    <w:rsid w:val="00566063"/>
    <w:rsid w:val="005725DC"/>
    <w:rsid w:val="00572784"/>
    <w:rsid w:val="00576CC8"/>
    <w:rsid w:val="00581140"/>
    <w:rsid w:val="00582FD1"/>
    <w:rsid w:val="0058486C"/>
    <w:rsid w:val="00585D19"/>
    <w:rsid w:val="0059593F"/>
    <w:rsid w:val="00597A94"/>
    <w:rsid w:val="005A23AD"/>
    <w:rsid w:val="005A5EC3"/>
    <w:rsid w:val="005B13CE"/>
    <w:rsid w:val="005B2664"/>
    <w:rsid w:val="005B677F"/>
    <w:rsid w:val="005C2361"/>
    <w:rsid w:val="005C6C86"/>
    <w:rsid w:val="005D01A6"/>
    <w:rsid w:val="005D52D2"/>
    <w:rsid w:val="005E048C"/>
    <w:rsid w:val="005E0E9C"/>
    <w:rsid w:val="005E1D7F"/>
    <w:rsid w:val="005E645C"/>
    <w:rsid w:val="0060112B"/>
    <w:rsid w:val="00602497"/>
    <w:rsid w:val="00602585"/>
    <w:rsid w:val="00605E70"/>
    <w:rsid w:val="00607F17"/>
    <w:rsid w:val="00610CBF"/>
    <w:rsid w:val="00611B61"/>
    <w:rsid w:val="00617830"/>
    <w:rsid w:val="0062206D"/>
    <w:rsid w:val="0062318F"/>
    <w:rsid w:val="00624AFA"/>
    <w:rsid w:val="006253B0"/>
    <w:rsid w:val="006258E4"/>
    <w:rsid w:val="00626765"/>
    <w:rsid w:val="0063042A"/>
    <w:rsid w:val="0063203B"/>
    <w:rsid w:val="006404D9"/>
    <w:rsid w:val="00642811"/>
    <w:rsid w:val="00642B30"/>
    <w:rsid w:val="0064313D"/>
    <w:rsid w:val="006606C7"/>
    <w:rsid w:val="006648B0"/>
    <w:rsid w:val="00664FF3"/>
    <w:rsid w:val="0067204D"/>
    <w:rsid w:val="006742E7"/>
    <w:rsid w:val="00675E1A"/>
    <w:rsid w:val="006764FA"/>
    <w:rsid w:val="0068299F"/>
    <w:rsid w:val="0068424E"/>
    <w:rsid w:val="0068579A"/>
    <w:rsid w:val="00686801"/>
    <w:rsid w:val="00692C5C"/>
    <w:rsid w:val="0069542A"/>
    <w:rsid w:val="00695994"/>
    <w:rsid w:val="006966A5"/>
    <w:rsid w:val="006A18DD"/>
    <w:rsid w:val="006A30FB"/>
    <w:rsid w:val="006A62BE"/>
    <w:rsid w:val="006A6761"/>
    <w:rsid w:val="006B3076"/>
    <w:rsid w:val="006B3D65"/>
    <w:rsid w:val="006B65DB"/>
    <w:rsid w:val="006B7918"/>
    <w:rsid w:val="006B7AFD"/>
    <w:rsid w:val="006C14D4"/>
    <w:rsid w:val="006C3550"/>
    <w:rsid w:val="006D4AC3"/>
    <w:rsid w:val="006E0865"/>
    <w:rsid w:val="006E2865"/>
    <w:rsid w:val="006E29B6"/>
    <w:rsid w:val="006E46BB"/>
    <w:rsid w:val="006E62C3"/>
    <w:rsid w:val="006E756C"/>
    <w:rsid w:val="006F043F"/>
    <w:rsid w:val="006F287D"/>
    <w:rsid w:val="006F7E25"/>
    <w:rsid w:val="007035F1"/>
    <w:rsid w:val="00703F53"/>
    <w:rsid w:val="00721291"/>
    <w:rsid w:val="00721996"/>
    <w:rsid w:val="00726498"/>
    <w:rsid w:val="0073059D"/>
    <w:rsid w:val="0073100F"/>
    <w:rsid w:val="00734DCA"/>
    <w:rsid w:val="00736F23"/>
    <w:rsid w:val="00737B91"/>
    <w:rsid w:val="00743C3F"/>
    <w:rsid w:val="00745AAE"/>
    <w:rsid w:val="007464CB"/>
    <w:rsid w:val="00754EE3"/>
    <w:rsid w:val="0076166D"/>
    <w:rsid w:val="0076295C"/>
    <w:rsid w:val="00763FDB"/>
    <w:rsid w:val="007640F9"/>
    <w:rsid w:val="00765AE0"/>
    <w:rsid w:val="007664EC"/>
    <w:rsid w:val="00767F2F"/>
    <w:rsid w:val="00770E3C"/>
    <w:rsid w:val="00771049"/>
    <w:rsid w:val="00773608"/>
    <w:rsid w:val="0077636B"/>
    <w:rsid w:val="00776BFE"/>
    <w:rsid w:val="0078071C"/>
    <w:rsid w:val="007838AC"/>
    <w:rsid w:val="007847CD"/>
    <w:rsid w:val="0079144D"/>
    <w:rsid w:val="00794658"/>
    <w:rsid w:val="0079501D"/>
    <w:rsid w:val="007955B3"/>
    <w:rsid w:val="007958EE"/>
    <w:rsid w:val="0079708E"/>
    <w:rsid w:val="007A27B9"/>
    <w:rsid w:val="007A343D"/>
    <w:rsid w:val="007A4B6D"/>
    <w:rsid w:val="007A5ED3"/>
    <w:rsid w:val="007A63D8"/>
    <w:rsid w:val="007A77FE"/>
    <w:rsid w:val="007B1016"/>
    <w:rsid w:val="007B19E7"/>
    <w:rsid w:val="007B2933"/>
    <w:rsid w:val="007B7DCD"/>
    <w:rsid w:val="007C12D0"/>
    <w:rsid w:val="007C3EA9"/>
    <w:rsid w:val="007C500E"/>
    <w:rsid w:val="007C5027"/>
    <w:rsid w:val="007C51A2"/>
    <w:rsid w:val="007C7770"/>
    <w:rsid w:val="007C7AB8"/>
    <w:rsid w:val="007D25AE"/>
    <w:rsid w:val="007D3BBA"/>
    <w:rsid w:val="007D7B01"/>
    <w:rsid w:val="007E07BD"/>
    <w:rsid w:val="007E0F3C"/>
    <w:rsid w:val="007E24C9"/>
    <w:rsid w:val="007E3813"/>
    <w:rsid w:val="007E3F76"/>
    <w:rsid w:val="007E5E82"/>
    <w:rsid w:val="007E619B"/>
    <w:rsid w:val="007F4DBC"/>
    <w:rsid w:val="007F7A9A"/>
    <w:rsid w:val="007F7F26"/>
    <w:rsid w:val="008035A8"/>
    <w:rsid w:val="00804A29"/>
    <w:rsid w:val="00807C68"/>
    <w:rsid w:val="00810AAA"/>
    <w:rsid w:val="008129BC"/>
    <w:rsid w:val="00812D2C"/>
    <w:rsid w:val="0081603A"/>
    <w:rsid w:val="00824BAF"/>
    <w:rsid w:val="00825DE0"/>
    <w:rsid w:val="00835883"/>
    <w:rsid w:val="00836699"/>
    <w:rsid w:val="00836DC9"/>
    <w:rsid w:val="00844F73"/>
    <w:rsid w:val="00846FF7"/>
    <w:rsid w:val="00847E9F"/>
    <w:rsid w:val="00854674"/>
    <w:rsid w:val="0085592A"/>
    <w:rsid w:val="00856BE2"/>
    <w:rsid w:val="00867013"/>
    <w:rsid w:val="008729EC"/>
    <w:rsid w:val="00874507"/>
    <w:rsid w:val="008756F8"/>
    <w:rsid w:val="00876A7A"/>
    <w:rsid w:val="008815E2"/>
    <w:rsid w:val="00883A10"/>
    <w:rsid w:val="00885672"/>
    <w:rsid w:val="00885CD6"/>
    <w:rsid w:val="00890412"/>
    <w:rsid w:val="00890715"/>
    <w:rsid w:val="00890C15"/>
    <w:rsid w:val="00891093"/>
    <w:rsid w:val="00891933"/>
    <w:rsid w:val="00892CCA"/>
    <w:rsid w:val="008944D5"/>
    <w:rsid w:val="00894DD3"/>
    <w:rsid w:val="00894DFE"/>
    <w:rsid w:val="00895AAB"/>
    <w:rsid w:val="008A1843"/>
    <w:rsid w:val="008A38D4"/>
    <w:rsid w:val="008A3C70"/>
    <w:rsid w:val="008B1CF8"/>
    <w:rsid w:val="008B3792"/>
    <w:rsid w:val="008B5254"/>
    <w:rsid w:val="008B5F56"/>
    <w:rsid w:val="008C4026"/>
    <w:rsid w:val="008C4BBB"/>
    <w:rsid w:val="008D135A"/>
    <w:rsid w:val="008D3AFC"/>
    <w:rsid w:val="008D4221"/>
    <w:rsid w:val="008D7BC1"/>
    <w:rsid w:val="008D7FBD"/>
    <w:rsid w:val="008F4C9A"/>
    <w:rsid w:val="008F5828"/>
    <w:rsid w:val="008F7499"/>
    <w:rsid w:val="0090004B"/>
    <w:rsid w:val="00902001"/>
    <w:rsid w:val="009034AA"/>
    <w:rsid w:val="009120E9"/>
    <w:rsid w:val="009132B9"/>
    <w:rsid w:val="00917F54"/>
    <w:rsid w:val="00924FE2"/>
    <w:rsid w:val="00925A5F"/>
    <w:rsid w:val="00931A8A"/>
    <w:rsid w:val="00933421"/>
    <w:rsid w:val="00933CCC"/>
    <w:rsid w:val="0094448B"/>
    <w:rsid w:val="00946C19"/>
    <w:rsid w:val="00950E94"/>
    <w:rsid w:val="00950EA8"/>
    <w:rsid w:val="0095108B"/>
    <w:rsid w:val="0095301D"/>
    <w:rsid w:val="00963825"/>
    <w:rsid w:val="00965F55"/>
    <w:rsid w:val="009706D3"/>
    <w:rsid w:val="00972FE3"/>
    <w:rsid w:val="00973D8F"/>
    <w:rsid w:val="00982097"/>
    <w:rsid w:val="00983440"/>
    <w:rsid w:val="009844CE"/>
    <w:rsid w:val="00986255"/>
    <w:rsid w:val="00986BDF"/>
    <w:rsid w:val="00990908"/>
    <w:rsid w:val="009941BD"/>
    <w:rsid w:val="009A22A9"/>
    <w:rsid w:val="009B2E73"/>
    <w:rsid w:val="009B4383"/>
    <w:rsid w:val="009B735E"/>
    <w:rsid w:val="009B7790"/>
    <w:rsid w:val="009B7BE8"/>
    <w:rsid w:val="009C061B"/>
    <w:rsid w:val="009C1212"/>
    <w:rsid w:val="009C3F51"/>
    <w:rsid w:val="009C6ED3"/>
    <w:rsid w:val="009D2785"/>
    <w:rsid w:val="009D3783"/>
    <w:rsid w:val="009D47CF"/>
    <w:rsid w:val="009D5430"/>
    <w:rsid w:val="009D617F"/>
    <w:rsid w:val="009D71E9"/>
    <w:rsid w:val="009D7B56"/>
    <w:rsid w:val="009E2199"/>
    <w:rsid w:val="009E64C5"/>
    <w:rsid w:val="009F21B3"/>
    <w:rsid w:val="00A0142C"/>
    <w:rsid w:val="00A063B3"/>
    <w:rsid w:val="00A1236C"/>
    <w:rsid w:val="00A177B1"/>
    <w:rsid w:val="00A26765"/>
    <w:rsid w:val="00A32271"/>
    <w:rsid w:val="00A35F3D"/>
    <w:rsid w:val="00A35F40"/>
    <w:rsid w:val="00A367F6"/>
    <w:rsid w:val="00A36871"/>
    <w:rsid w:val="00A40BCB"/>
    <w:rsid w:val="00A42192"/>
    <w:rsid w:val="00A451BD"/>
    <w:rsid w:val="00A454B4"/>
    <w:rsid w:val="00A53F50"/>
    <w:rsid w:val="00A54FBB"/>
    <w:rsid w:val="00A56DB2"/>
    <w:rsid w:val="00A6037F"/>
    <w:rsid w:val="00A60789"/>
    <w:rsid w:val="00A64A6F"/>
    <w:rsid w:val="00A67CF9"/>
    <w:rsid w:val="00A746E3"/>
    <w:rsid w:val="00A8378D"/>
    <w:rsid w:val="00A94350"/>
    <w:rsid w:val="00A95955"/>
    <w:rsid w:val="00A96518"/>
    <w:rsid w:val="00AA08A5"/>
    <w:rsid w:val="00AC2A49"/>
    <w:rsid w:val="00AC4CC9"/>
    <w:rsid w:val="00AC5572"/>
    <w:rsid w:val="00AC610D"/>
    <w:rsid w:val="00AD6359"/>
    <w:rsid w:val="00AE158B"/>
    <w:rsid w:val="00AE4F3E"/>
    <w:rsid w:val="00AE57AC"/>
    <w:rsid w:val="00AF086E"/>
    <w:rsid w:val="00B04C22"/>
    <w:rsid w:val="00B0660A"/>
    <w:rsid w:val="00B10911"/>
    <w:rsid w:val="00B10D2E"/>
    <w:rsid w:val="00B11FAF"/>
    <w:rsid w:val="00B1265B"/>
    <w:rsid w:val="00B1365F"/>
    <w:rsid w:val="00B1394D"/>
    <w:rsid w:val="00B17C07"/>
    <w:rsid w:val="00B17DC8"/>
    <w:rsid w:val="00B225F4"/>
    <w:rsid w:val="00B23079"/>
    <w:rsid w:val="00B23E28"/>
    <w:rsid w:val="00B30956"/>
    <w:rsid w:val="00B32C54"/>
    <w:rsid w:val="00B41ACD"/>
    <w:rsid w:val="00B4338B"/>
    <w:rsid w:val="00B4356F"/>
    <w:rsid w:val="00B47951"/>
    <w:rsid w:val="00B53BB5"/>
    <w:rsid w:val="00B572F3"/>
    <w:rsid w:val="00B600B0"/>
    <w:rsid w:val="00B60A2A"/>
    <w:rsid w:val="00B63067"/>
    <w:rsid w:val="00B63CE6"/>
    <w:rsid w:val="00B647FD"/>
    <w:rsid w:val="00B64DB2"/>
    <w:rsid w:val="00B64F0C"/>
    <w:rsid w:val="00B7214F"/>
    <w:rsid w:val="00B72303"/>
    <w:rsid w:val="00B72383"/>
    <w:rsid w:val="00B774F9"/>
    <w:rsid w:val="00B804DE"/>
    <w:rsid w:val="00B90C1C"/>
    <w:rsid w:val="00B90C9B"/>
    <w:rsid w:val="00B9334B"/>
    <w:rsid w:val="00B94CE9"/>
    <w:rsid w:val="00BA0AEC"/>
    <w:rsid w:val="00BA0F56"/>
    <w:rsid w:val="00BA126B"/>
    <w:rsid w:val="00BA17B3"/>
    <w:rsid w:val="00BA72B8"/>
    <w:rsid w:val="00BB6E33"/>
    <w:rsid w:val="00BC1F4F"/>
    <w:rsid w:val="00BC3271"/>
    <w:rsid w:val="00BC7BE9"/>
    <w:rsid w:val="00BD3605"/>
    <w:rsid w:val="00BD4016"/>
    <w:rsid w:val="00BD4670"/>
    <w:rsid w:val="00BD5FE8"/>
    <w:rsid w:val="00BF2303"/>
    <w:rsid w:val="00BF35A4"/>
    <w:rsid w:val="00BF7861"/>
    <w:rsid w:val="00C006ED"/>
    <w:rsid w:val="00C011E1"/>
    <w:rsid w:val="00C02504"/>
    <w:rsid w:val="00C0353C"/>
    <w:rsid w:val="00C1181D"/>
    <w:rsid w:val="00C20851"/>
    <w:rsid w:val="00C223C0"/>
    <w:rsid w:val="00C22EEC"/>
    <w:rsid w:val="00C26893"/>
    <w:rsid w:val="00C27174"/>
    <w:rsid w:val="00C370C8"/>
    <w:rsid w:val="00C37B6F"/>
    <w:rsid w:val="00C44D1C"/>
    <w:rsid w:val="00C46558"/>
    <w:rsid w:val="00C517B3"/>
    <w:rsid w:val="00C52D71"/>
    <w:rsid w:val="00C6229D"/>
    <w:rsid w:val="00C73CF8"/>
    <w:rsid w:val="00C80AC1"/>
    <w:rsid w:val="00C815CB"/>
    <w:rsid w:val="00C82213"/>
    <w:rsid w:val="00C82E10"/>
    <w:rsid w:val="00C90027"/>
    <w:rsid w:val="00C9537F"/>
    <w:rsid w:val="00C9754A"/>
    <w:rsid w:val="00CA02CF"/>
    <w:rsid w:val="00CA1F43"/>
    <w:rsid w:val="00CA6011"/>
    <w:rsid w:val="00CB2814"/>
    <w:rsid w:val="00CC3245"/>
    <w:rsid w:val="00CD222B"/>
    <w:rsid w:val="00CD30E9"/>
    <w:rsid w:val="00CD3414"/>
    <w:rsid w:val="00CD3F0F"/>
    <w:rsid w:val="00CD548E"/>
    <w:rsid w:val="00CD741F"/>
    <w:rsid w:val="00CE48EC"/>
    <w:rsid w:val="00CE58D2"/>
    <w:rsid w:val="00CE77E4"/>
    <w:rsid w:val="00D02B55"/>
    <w:rsid w:val="00D03A96"/>
    <w:rsid w:val="00D06548"/>
    <w:rsid w:val="00D1061A"/>
    <w:rsid w:val="00D14FB0"/>
    <w:rsid w:val="00D216F5"/>
    <w:rsid w:val="00D26212"/>
    <w:rsid w:val="00D37195"/>
    <w:rsid w:val="00D44467"/>
    <w:rsid w:val="00D513AB"/>
    <w:rsid w:val="00D5210F"/>
    <w:rsid w:val="00D55E9F"/>
    <w:rsid w:val="00D86105"/>
    <w:rsid w:val="00D862A8"/>
    <w:rsid w:val="00D86337"/>
    <w:rsid w:val="00D9335C"/>
    <w:rsid w:val="00D95B0D"/>
    <w:rsid w:val="00D960CB"/>
    <w:rsid w:val="00DA187A"/>
    <w:rsid w:val="00DA46BF"/>
    <w:rsid w:val="00DB2ED0"/>
    <w:rsid w:val="00DB4C2B"/>
    <w:rsid w:val="00DC0C87"/>
    <w:rsid w:val="00DC1213"/>
    <w:rsid w:val="00DC656C"/>
    <w:rsid w:val="00DC6D96"/>
    <w:rsid w:val="00DD302A"/>
    <w:rsid w:val="00DD364D"/>
    <w:rsid w:val="00DD4BB5"/>
    <w:rsid w:val="00DD628C"/>
    <w:rsid w:val="00DE2F5B"/>
    <w:rsid w:val="00DE6C9C"/>
    <w:rsid w:val="00DF297F"/>
    <w:rsid w:val="00E0359D"/>
    <w:rsid w:val="00E04C2F"/>
    <w:rsid w:val="00E05589"/>
    <w:rsid w:val="00E05AF9"/>
    <w:rsid w:val="00E06D35"/>
    <w:rsid w:val="00E132E9"/>
    <w:rsid w:val="00E15998"/>
    <w:rsid w:val="00E1700B"/>
    <w:rsid w:val="00E21CCA"/>
    <w:rsid w:val="00E228B2"/>
    <w:rsid w:val="00E32312"/>
    <w:rsid w:val="00E332C1"/>
    <w:rsid w:val="00E352AC"/>
    <w:rsid w:val="00E46DFB"/>
    <w:rsid w:val="00E609AF"/>
    <w:rsid w:val="00E60C0E"/>
    <w:rsid w:val="00E61ED1"/>
    <w:rsid w:val="00E65995"/>
    <w:rsid w:val="00E67877"/>
    <w:rsid w:val="00E70F1C"/>
    <w:rsid w:val="00E82928"/>
    <w:rsid w:val="00E84E35"/>
    <w:rsid w:val="00E965BC"/>
    <w:rsid w:val="00E97C01"/>
    <w:rsid w:val="00EA032C"/>
    <w:rsid w:val="00EA5237"/>
    <w:rsid w:val="00EB51F3"/>
    <w:rsid w:val="00EC0A06"/>
    <w:rsid w:val="00EC16B9"/>
    <w:rsid w:val="00EC1CE1"/>
    <w:rsid w:val="00EC1EA9"/>
    <w:rsid w:val="00EC4FF5"/>
    <w:rsid w:val="00ED04F7"/>
    <w:rsid w:val="00ED354C"/>
    <w:rsid w:val="00ED35D2"/>
    <w:rsid w:val="00ED50EE"/>
    <w:rsid w:val="00ED6C24"/>
    <w:rsid w:val="00ED7FFA"/>
    <w:rsid w:val="00EE7C90"/>
    <w:rsid w:val="00EF23C0"/>
    <w:rsid w:val="00EF3BCF"/>
    <w:rsid w:val="00EF4B7D"/>
    <w:rsid w:val="00EF4BF5"/>
    <w:rsid w:val="00EF64C7"/>
    <w:rsid w:val="00F01501"/>
    <w:rsid w:val="00F10B97"/>
    <w:rsid w:val="00F1274E"/>
    <w:rsid w:val="00F13D35"/>
    <w:rsid w:val="00F165D7"/>
    <w:rsid w:val="00F171AA"/>
    <w:rsid w:val="00F23601"/>
    <w:rsid w:val="00F26E92"/>
    <w:rsid w:val="00F27FA3"/>
    <w:rsid w:val="00F31DFC"/>
    <w:rsid w:val="00F34500"/>
    <w:rsid w:val="00F34B1C"/>
    <w:rsid w:val="00F35285"/>
    <w:rsid w:val="00F50DF8"/>
    <w:rsid w:val="00F5644C"/>
    <w:rsid w:val="00F56D1F"/>
    <w:rsid w:val="00F607E4"/>
    <w:rsid w:val="00F626C5"/>
    <w:rsid w:val="00F75606"/>
    <w:rsid w:val="00F84B61"/>
    <w:rsid w:val="00F85179"/>
    <w:rsid w:val="00F85850"/>
    <w:rsid w:val="00F87CD2"/>
    <w:rsid w:val="00F917C3"/>
    <w:rsid w:val="00FA20A8"/>
    <w:rsid w:val="00FA39A6"/>
    <w:rsid w:val="00FA76D2"/>
    <w:rsid w:val="00FB0406"/>
    <w:rsid w:val="00FB3647"/>
    <w:rsid w:val="00FB4632"/>
    <w:rsid w:val="00FB5A3F"/>
    <w:rsid w:val="00FB5FD0"/>
    <w:rsid w:val="00FB6FC6"/>
    <w:rsid w:val="00FB76D4"/>
    <w:rsid w:val="00FB7823"/>
    <w:rsid w:val="00FC15A1"/>
    <w:rsid w:val="00FC6AD9"/>
    <w:rsid w:val="00FC743E"/>
    <w:rsid w:val="00FC74B0"/>
    <w:rsid w:val="00FC760C"/>
    <w:rsid w:val="00FE4540"/>
    <w:rsid w:val="00FE5970"/>
    <w:rsid w:val="00FF16A7"/>
    <w:rsid w:val="00FF17D4"/>
    <w:rsid w:val="00FF31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0B5FCB2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rPr>
  </w:style>
  <w:style w:type="paragraph" w:styleId="Heading1">
    <w:name w:val="heading 1"/>
    <w:basedOn w:val="Normal"/>
    <w:next w:val="Normal"/>
    <w:qFormat/>
    <w:pPr>
      <w:keepNext/>
      <w:spacing w:before="60"/>
      <w:outlineLvl w:val="0"/>
    </w:pPr>
    <w:rPr>
      <w:rFonts w:ascii="Britannic Bold" w:hAnsi="Britannic Bold"/>
      <w:kern w:val="28"/>
    </w:rPr>
  </w:style>
  <w:style w:type="paragraph" w:styleId="Heading2">
    <w:name w:val="heading 2"/>
    <w:basedOn w:val="Normal"/>
    <w:next w:val="Normal"/>
    <w:qFormat/>
    <w:pPr>
      <w:keepNext/>
      <w:tabs>
        <w:tab w:val="left" w:pos="1440"/>
      </w:tabs>
      <w:spacing w:before="40"/>
      <w:ind w:firstLine="360"/>
      <w:outlineLvl w:val="1"/>
    </w:pPr>
    <w:rPr>
      <w:sz w:val="22"/>
    </w:rPr>
  </w:style>
  <w:style w:type="paragraph" w:styleId="Heading3">
    <w:name w:val="heading 3"/>
    <w:basedOn w:val="Normal"/>
    <w:next w:val="Normal"/>
    <w:qFormat/>
    <w:pPr>
      <w:keepNext/>
      <w:jc w:val="center"/>
      <w:outlineLvl w:val="2"/>
    </w:pPr>
    <w:rPr>
      <w:b/>
      <w:sz w:val="28"/>
    </w:rPr>
  </w:style>
  <w:style w:type="paragraph" w:styleId="Heading4">
    <w:name w:val="heading 4"/>
    <w:basedOn w:val="Normal"/>
    <w:next w:val="Normal"/>
    <w:qFormat/>
    <w:pPr>
      <w:keepNext/>
      <w:jc w:val="center"/>
      <w:outlineLvl w:val="3"/>
    </w:pPr>
    <w:rPr>
      <w:b/>
      <w:caps/>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spacing w:before="240" w:after="60"/>
      <w:outlineLvl w:val="6"/>
    </w:pPr>
    <w:rPr>
      <w:szCs w:val="24"/>
    </w:rPr>
  </w:style>
  <w:style w:type="paragraph" w:styleId="Heading8">
    <w:name w:val="heading 8"/>
    <w:basedOn w:val="Normal"/>
    <w:next w:val="Normal"/>
    <w:qFormat/>
    <w:pPr>
      <w:spacing w:before="240" w:after="60"/>
      <w:outlineLvl w:val="7"/>
    </w:pPr>
    <w:rPr>
      <w:i/>
      <w:iCs/>
      <w:szCs w:val="24"/>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i1">
    <w:name w:val="ai1"/>
    <w:basedOn w:val="Normal"/>
    <w:pPr>
      <w:tabs>
        <w:tab w:val="right" w:leader="dot" w:pos="3960"/>
      </w:tabs>
    </w:pPr>
  </w:style>
  <w:style w:type="paragraph" w:customStyle="1" w:styleId="ai2">
    <w:name w:val="ai2"/>
    <w:basedOn w:val="Normal"/>
    <w:pPr>
      <w:tabs>
        <w:tab w:val="right" w:leader="dot" w:pos="3960"/>
      </w:tabs>
    </w:pPr>
  </w:style>
  <w:style w:type="paragraph" w:customStyle="1" w:styleId="ArticleTitle">
    <w:name w:val="Article Title"/>
    <w:basedOn w:val="Normal"/>
    <w:pPr>
      <w:spacing w:before="60"/>
      <w:ind w:left="360"/>
    </w:pPr>
    <w:rPr>
      <w:sz w:val="21"/>
    </w:rPr>
  </w:style>
  <w:style w:type="paragraph" w:customStyle="1" w:styleId="Author">
    <w:name w:val="Author"/>
    <w:basedOn w:val="Normal"/>
    <w:pPr>
      <w:tabs>
        <w:tab w:val="right" w:leader="dot" w:pos="9360"/>
      </w:tabs>
      <w:ind w:firstLine="720"/>
    </w:pPr>
    <w:rPr>
      <w:i/>
      <w:sz w:val="21"/>
    </w:rPr>
  </w:style>
  <w:style w:type="paragraph" w:styleId="Header">
    <w:name w:val="header"/>
    <w:basedOn w:val="Normal"/>
    <w:semiHidden/>
    <w:pPr>
      <w:tabs>
        <w:tab w:val="center" w:pos="4320"/>
        <w:tab w:val="right" w:pos="8640"/>
      </w:tabs>
    </w:pPr>
  </w:style>
  <w:style w:type="paragraph" w:customStyle="1" w:styleId="PageNumber1">
    <w:name w:val="Page Number1"/>
    <w:basedOn w:val="Normal"/>
    <w:pPr>
      <w:jc w:val="center"/>
    </w:pPr>
    <w:rPr>
      <w:rFonts w:ascii="Times" w:hAnsi="Times"/>
    </w:rPr>
  </w:style>
  <w:style w:type="paragraph" w:styleId="Title">
    <w:name w:val="Title"/>
    <w:basedOn w:val="Normal"/>
    <w:qFormat/>
    <w:pPr>
      <w:jc w:val="center"/>
    </w:pPr>
    <w:rPr>
      <w:rFonts w:ascii="Britannic Bold" w:hAnsi="Britannic Bold"/>
      <w:b/>
      <w:kern w:val="28"/>
      <w:sz w:val="36"/>
    </w:rPr>
  </w:style>
  <w:style w:type="paragraph" w:styleId="BodyTextIndent">
    <w:name w:val="Body Text Indent"/>
    <w:basedOn w:val="Normal"/>
    <w:semiHidden/>
    <w:pPr>
      <w:ind w:firstLine="245"/>
      <w:jc w:val="both"/>
    </w:pPr>
    <w:rPr>
      <w:i/>
      <w:sz w:val="20"/>
    </w:rPr>
  </w:style>
  <w:style w:type="paragraph" w:styleId="BodyTextIndent2">
    <w:name w:val="Body Text Indent 2"/>
    <w:basedOn w:val="Normal"/>
    <w:semiHidden/>
    <w:pPr>
      <w:ind w:firstLine="245"/>
      <w:jc w:val="both"/>
    </w:pPr>
    <w:rPr>
      <w:sz w:val="20"/>
    </w:rPr>
  </w:style>
  <w:style w:type="character" w:styleId="Hyperlink">
    <w:name w:val="Hyperlink"/>
    <w:basedOn w:val="DefaultParagraphFont"/>
    <w:semiHidden/>
    <w:rPr>
      <w:color w:val="0000FF"/>
      <w:u w:val="single"/>
    </w:rPr>
  </w:style>
  <w:style w:type="character" w:styleId="FollowedHyperlink">
    <w:name w:val="FollowedHyperlink"/>
    <w:basedOn w:val="DefaultParagraphFont"/>
    <w:semiHidden/>
    <w:rPr>
      <w:color w:val="800080"/>
      <w:u w:val="single"/>
    </w:rPr>
  </w:style>
  <w:style w:type="paragraph" w:styleId="BodyText">
    <w:name w:val="Body Text"/>
    <w:basedOn w:val="Normal"/>
    <w:semiHidden/>
    <w:pPr>
      <w:jc w:val="center"/>
    </w:pPr>
    <w:rPr>
      <w:b/>
      <w:caps/>
    </w:rPr>
  </w:style>
  <w:style w:type="paragraph" w:styleId="BodyTextIndent3">
    <w:name w:val="Body Text Indent 3"/>
    <w:basedOn w:val="Normal"/>
    <w:semiHidden/>
    <w:pPr>
      <w:ind w:firstLine="270"/>
      <w:jc w:val="both"/>
    </w:pPr>
    <w:rPr>
      <w:sz w:val="20"/>
    </w:rPr>
  </w:style>
  <w:style w:type="paragraph" w:styleId="BlockText">
    <w:name w:val="Block Text"/>
    <w:basedOn w:val="Normal"/>
    <w:semiHidden/>
    <w:pPr>
      <w:spacing w:after="120"/>
      <w:ind w:left="1440" w:right="1440"/>
    </w:pPr>
  </w:style>
  <w:style w:type="paragraph" w:styleId="BodyText2">
    <w:name w:val="Body Text 2"/>
    <w:basedOn w:val="Normal"/>
    <w:semiHidden/>
    <w:pPr>
      <w:spacing w:after="120" w:line="480" w:lineRule="auto"/>
    </w:pPr>
  </w:style>
  <w:style w:type="paragraph" w:styleId="BodyText3">
    <w:name w:val="Body Text 3"/>
    <w:basedOn w:val="Normal"/>
    <w:semiHidden/>
    <w:pPr>
      <w:spacing w:after="120"/>
    </w:pPr>
    <w:rPr>
      <w:sz w:val="16"/>
      <w:szCs w:val="16"/>
    </w:rPr>
  </w:style>
  <w:style w:type="paragraph" w:styleId="BodyTextFirstIndent">
    <w:name w:val="Body Text First Indent"/>
    <w:basedOn w:val="BodyText"/>
    <w:semiHidden/>
    <w:pPr>
      <w:spacing w:after="120"/>
      <w:ind w:firstLine="210"/>
      <w:jc w:val="left"/>
    </w:pPr>
    <w:rPr>
      <w:b w:val="0"/>
      <w:caps w:val="0"/>
    </w:rPr>
  </w:style>
  <w:style w:type="paragraph" w:styleId="BodyTextFirstIndent2">
    <w:name w:val="Body Text First Indent 2"/>
    <w:basedOn w:val="BodyTextIndent"/>
    <w:semiHidden/>
    <w:pPr>
      <w:spacing w:after="120"/>
      <w:ind w:left="360" w:firstLine="210"/>
      <w:jc w:val="left"/>
    </w:pPr>
    <w:rPr>
      <w:i w:val="0"/>
      <w:sz w:val="24"/>
    </w:rPr>
  </w:style>
  <w:style w:type="paragraph" w:styleId="Caption">
    <w:name w:val="caption"/>
    <w:basedOn w:val="Normal"/>
    <w:next w:val="Normal"/>
    <w:qFormat/>
    <w:pPr>
      <w:spacing w:before="120" w:after="120"/>
    </w:pPr>
    <w:rPr>
      <w:b/>
      <w:bCs/>
      <w:sz w:val="20"/>
    </w:rPr>
  </w:style>
  <w:style w:type="paragraph" w:styleId="Closing">
    <w:name w:val="Closing"/>
    <w:basedOn w:val="Normal"/>
    <w:semiHidden/>
    <w:pPr>
      <w:ind w:left="4320"/>
    </w:pPr>
  </w:style>
  <w:style w:type="paragraph" w:styleId="CommentText">
    <w:name w:val="annotation text"/>
    <w:basedOn w:val="Normal"/>
    <w:link w:val="CommentTextChar"/>
    <w:semiHidden/>
    <w:rPr>
      <w:sz w:val="20"/>
    </w:rPr>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emiHidden/>
  </w:style>
  <w:style w:type="paragraph" w:styleId="EndnoteText">
    <w:name w:val="endnote text"/>
    <w:basedOn w:val="Normal"/>
    <w:semiHidden/>
    <w:rPr>
      <w:sz w:val="20"/>
    </w:rPr>
  </w:style>
  <w:style w:type="paragraph" w:styleId="EnvelopeAddress">
    <w:name w:val="envelope address"/>
    <w:basedOn w:val="Normal"/>
    <w:semiHidden/>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semiHidden/>
    <w:rPr>
      <w:rFonts w:ascii="Arial" w:hAnsi="Arial" w:cs="Arial"/>
      <w:sz w:val="20"/>
    </w:rPr>
  </w:style>
  <w:style w:type="paragraph" w:styleId="Footer">
    <w:name w:val="footer"/>
    <w:basedOn w:val="Normal"/>
    <w:semiHidden/>
    <w:pPr>
      <w:tabs>
        <w:tab w:val="center" w:pos="4320"/>
        <w:tab w:val="right" w:pos="8640"/>
      </w:tabs>
    </w:pPr>
  </w:style>
  <w:style w:type="paragraph" w:styleId="FootnoteText">
    <w:name w:val="footnote text"/>
    <w:basedOn w:val="Normal"/>
    <w:semiHidden/>
    <w:rPr>
      <w:sz w:val="20"/>
    </w:rPr>
  </w:style>
  <w:style w:type="paragraph" w:styleId="HTMLAddress">
    <w:name w:val="HTML Address"/>
    <w:basedOn w:val="Normal"/>
    <w:semiHidden/>
    <w:rPr>
      <w:i/>
      <w:iCs/>
    </w:rPr>
  </w:style>
  <w:style w:type="paragraph" w:styleId="HTMLPreformatted">
    <w:name w:val="HTML Preformatted"/>
    <w:basedOn w:val="Normal"/>
    <w:semiHidden/>
    <w:rPr>
      <w:rFonts w:ascii="Courier New" w:hAnsi="Courier New" w:cs="Courier New"/>
      <w:sz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semiHidden/>
    <w:pPr>
      <w:ind w:left="360" w:hanging="360"/>
    </w:pPr>
  </w:style>
  <w:style w:type="paragraph" w:styleId="List2">
    <w:name w:val="List 2"/>
    <w:basedOn w:val="Normal"/>
    <w:semiHidden/>
    <w:pPr>
      <w:ind w:left="720" w:hanging="360"/>
    </w:pPr>
  </w:style>
  <w:style w:type="paragraph" w:styleId="List3">
    <w:name w:val="List 3"/>
    <w:basedOn w:val="Normal"/>
    <w:semiHidden/>
    <w:pPr>
      <w:ind w:left="1080" w:hanging="360"/>
    </w:pPr>
  </w:style>
  <w:style w:type="paragraph" w:styleId="List4">
    <w:name w:val="List 4"/>
    <w:basedOn w:val="Normal"/>
    <w:semiHidden/>
    <w:pPr>
      <w:ind w:left="1440" w:hanging="360"/>
    </w:pPr>
  </w:style>
  <w:style w:type="paragraph" w:styleId="List5">
    <w:name w:val="List 5"/>
    <w:basedOn w:val="Normal"/>
    <w:semiHidden/>
    <w:pPr>
      <w:ind w:left="1800" w:hanging="360"/>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spacing w:after="120"/>
      <w:ind w:left="360"/>
    </w:pPr>
  </w:style>
  <w:style w:type="paragraph" w:styleId="ListContinue2">
    <w:name w:val="List Continue 2"/>
    <w:basedOn w:val="Normal"/>
    <w:semiHidden/>
    <w:pPr>
      <w:spacing w:after="120"/>
      <w:ind w:left="720"/>
    </w:pPr>
  </w:style>
  <w:style w:type="paragraph" w:styleId="ListContinue3">
    <w:name w:val="List Continue 3"/>
    <w:basedOn w:val="Normal"/>
    <w:semiHidden/>
    <w:pPr>
      <w:spacing w:after="120"/>
      <w:ind w:left="1080"/>
    </w:pPr>
  </w:style>
  <w:style w:type="paragraph" w:styleId="ListContinue4">
    <w:name w:val="List Continue 4"/>
    <w:basedOn w:val="Normal"/>
    <w:semiHidden/>
    <w:pPr>
      <w:spacing w:after="120"/>
      <w:ind w:left="1440"/>
    </w:pPr>
  </w:style>
  <w:style w:type="paragraph" w:styleId="ListContinue5">
    <w:name w:val="List Continue 5"/>
    <w:basedOn w:val="Normal"/>
    <w:semiHidden/>
    <w:pPr>
      <w:spacing w:after="120"/>
      <w:ind w:left="1800"/>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Web">
    <w:name w:val="Normal (Web)"/>
    <w:basedOn w:val="Normal"/>
    <w:uiPriority w:val="99"/>
    <w:semiHidden/>
    <w:rPr>
      <w:szCs w:val="24"/>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sz w:val="20"/>
    </w:rPr>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Normal"/>
    <w:qFormat/>
    <w:pPr>
      <w:spacing w:after="60"/>
      <w:jc w:val="center"/>
      <w:outlineLvl w:val="1"/>
    </w:pPr>
    <w:rPr>
      <w:rFonts w:ascii="Arial" w:hAnsi="Arial" w:cs="Arial"/>
      <w:szCs w:val="24"/>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OAHeading">
    <w:name w:val="toa heading"/>
    <w:basedOn w:val="Normal"/>
    <w:next w:val="Normal"/>
    <w:semiHidden/>
    <w:pPr>
      <w:spacing w:before="120"/>
    </w:pPr>
    <w:rPr>
      <w:rFonts w:ascii="Arial" w:hAnsi="Arial" w:cs="Arial"/>
      <w:b/>
      <w:bCs/>
      <w:szCs w:val="24"/>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table" w:styleId="TableGrid">
    <w:name w:val="Table Grid"/>
    <w:basedOn w:val="TableNormal"/>
    <w:uiPriority w:val="59"/>
    <w:rsid w:val="00546F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rsid w:val="00381CD1"/>
  </w:style>
  <w:style w:type="character" w:styleId="CommentReference">
    <w:name w:val="annotation reference"/>
    <w:basedOn w:val="DefaultParagraphFont"/>
    <w:uiPriority w:val="99"/>
    <w:semiHidden/>
    <w:unhideWhenUsed/>
    <w:rsid w:val="006258E4"/>
    <w:rPr>
      <w:sz w:val="18"/>
      <w:szCs w:val="18"/>
    </w:rPr>
  </w:style>
  <w:style w:type="paragraph" w:styleId="CommentSubject">
    <w:name w:val="annotation subject"/>
    <w:basedOn w:val="CommentText"/>
    <w:next w:val="CommentText"/>
    <w:link w:val="CommentSubjectChar"/>
    <w:uiPriority w:val="99"/>
    <w:semiHidden/>
    <w:unhideWhenUsed/>
    <w:rsid w:val="006258E4"/>
    <w:rPr>
      <w:b/>
      <w:bCs/>
    </w:rPr>
  </w:style>
  <w:style w:type="character" w:customStyle="1" w:styleId="CommentTextChar">
    <w:name w:val="Comment Text Char"/>
    <w:basedOn w:val="DefaultParagraphFont"/>
    <w:link w:val="CommentText"/>
    <w:semiHidden/>
    <w:rsid w:val="006258E4"/>
  </w:style>
  <w:style w:type="character" w:customStyle="1" w:styleId="CommentSubjectChar">
    <w:name w:val="Comment Subject Char"/>
    <w:basedOn w:val="CommentTextChar"/>
    <w:link w:val="CommentSubject"/>
    <w:uiPriority w:val="99"/>
    <w:semiHidden/>
    <w:rsid w:val="006258E4"/>
    <w:rPr>
      <w:b/>
      <w:bCs/>
    </w:rPr>
  </w:style>
  <w:style w:type="paragraph" w:styleId="BalloonText">
    <w:name w:val="Balloon Text"/>
    <w:basedOn w:val="Normal"/>
    <w:link w:val="BalloonTextChar"/>
    <w:uiPriority w:val="99"/>
    <w:semiHidden/>
    <w:unhideWhenUsed/>
    <w:rsid w:val="006258E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58E4"/>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rPr>
  </w:style>
  <w:style w:type="paragraph" w:styleId="Heading1">
    <w:name w:val="heading 1"/>
    <w:basedOn w:val="Normal"/>
    <w:next w:val="Normal"/>
    <w:qFormat/>
    <w:pPr>
      <w:keepNext/>
      <w:spacing w:before="60"/>
      <w:outlineLvl w:val="0"/>
    </w:pPr>
    <w:rPr>
      <w:rFonts w:ascii="Britannic Bold" w:hAnsi="Britannic Bold"/>
      <w:kern w:val="28"/>
    </w:rPr>
  </w:style>
  <w:style w:type="paragraph" w:styleId="Heading2">
    <w:name w:val="heading 2"/>
    <w:basedOn w:val="Normal"/>
    <w:next w:val="Normal"/>
    <w:qFormat/>
    <w:pPr>
      <w:keepNext/>
      <w:tabs>
        <w:tab w:val="left" w:pos="1440"/>
      </w:tabs>
      <w:spacing w:before="40"/>
      <w:ind w:firstLine="360"/>
      <w:outlineLvl w:val="1"/>
    </w:pPr>
    <w:rPr>
      <w:sz w:val="22"/>
    </w:rPr>
  </w:style>
  <w:style w:type="paragraph" w:styleId="Heading3">
    <w:name w:val="heading 3"/>
    <w:basedOn w:val="Normal"/>
    <w:next w:val="Normal"/>
    <w:qFormat/>
    <w:pPr>
      <w:keepNext/>
      <w:jc w:val="center"/>
      <w:outlineLvl w:val="2"/>
    </w:pPr>
    <w:rPr>
      <w:b/>
      <w:sz w:val="28"/>
    </w:rPr>
  </w:style>
  <w:style w:type="paragraph" w:styleId="Heading4">
    <w:name w:val="heading 4"/>
    <w:basedOn w:val="Normal"/>
    <w:next w:val="Normal"/>
    <w:qFormat/>
    <w:pPr>
      <w:keepNext/>
      <w:jc w:val="center"/>
      <w:outlineLvl w:val="3"/>
    </w:pPr>
    <w:rPr>
      <w:b/>
      <w:caps/>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spacing w:before="240" w:after="60"/>
      <w:outlineLvl w:val="6"/>
    </w:pPr>
    <w:rPr>
      <w:szCs w:val="24"/>
    </w:rPr>
  </w:style>
  <w:style w:type="paragraph" w:styleId="Heading8">
    <w:name w:val="heading 8"/>
    <w:basedOn w:val="Normal"/>
    <w:next w:val="Normal"/>
    <w:qFormat/>
    <w:pPr>
      <w:spacing w:before="240" w:after="60"/>
      <w:outlineLvl w:val="7"/>
    </w:pPr>
    <w:rPr>
      <w:i/>
      <w:iCs/>
      <w:szCs w:val="24"/>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i1">
    <w:name w:val="ai1"/>
    <w:basedOn w:val="Normal"/>
    <w:pPr>
      <w:tabs>
        <w:tab w:val="right" w:leader="dot" w:pos="3960"/>
      </w:tabs>
    </w:pPr>
  </w:style>
  <w:style w:type="paragraph" w:customStyle="1" w:styleId="ai2">
    <w:name w:val="ai2"/>
    <w:basedOn w:val="Normal"/>
    <w:pPr>
      <w:tabs>
        <w:tab w:val="right" w:leader="dot" w:pos="3960"/>
      </w:tabs>
    </w:pPr>
  </w:style>
  <w:style w:type="paragraph" w:customStyle="1" w:styleId="ArticleTitle">
    <w:name w:val="Article Title"/>
    <w:basedOn w:val="Normal"/>
    <w:pPr>
      <w:spacing w:before="60"/>
      <w:ind w:left="360"/>
    </w:pPr>
    <w:rPr>
      <w:sz w:val="21"/>
    </w:rPr>
  </w:style>
  <w:style w:type="paragraph" w:customStyle="1" w:styleId="Author">
    <w:name w:val="Author"/>
    <w:basedOn w:val="Normal"/>
    <w:pPr>
      <w:tabs>
        <w:tab w:val="right" w:leader="dot" w:pos="9360"/>
      </w:tabs>
      <w:ind w:firstLine="720"/>
    </w:pPr>
    <w:rPr>
      <w:i/>
      <w:sz w:val="21"/>
    </w:rPr>
  </w:style>
  <w:style w:type="paragraph" w:styleId="Header">
    <w:name w:val="header"/>
    <w:basedOn w:val="Normal"/>
    <w:semiHidden/>
    <w:pPr>
      <w:tabs>
        <w:tab w:val="center" w:pos="4320"/>
        <w:tab w:val="right" w:pos="8640"/>
      </w:tabs>
    </w:pPr>
  </w:style>
  <w:style w:type="paragraph" w:customStyle="1" w:styleId="PageNumber1">
    <w:name w:val="Page Number1"/>
    <w:basedOn w:val="Normal"/>
    <w:pPr>
      <w:jc w:val="center"/>
    </w:pPr>
    <w:rPr>
      <w:rFonts w:ascii="Times" w:hAnsi="Times"/>
    </w:rPr>
  </w:style>
  <w:style w:type="paragraph" w:styleId="Title">
    <w:name w:val="Title"/>
    <w:basedOn w:val="Normal"/>
    <w:qFormat/>
    <w:pPr>
      <w:jc w:val="center"/>
    </w:pPr>
    <w:rPr>
      <w:rFonts w:ascii="Britannic Bold" w:hAnsi="Britannic Bold"/>
      <w:b/>
      <w:kern w:val="28"/>
      <w:sz w:val="36"/>
    </w:rPr>
  </w:style>
  <w:style w:type="paragraph" w:styleId="BodyTextIndent">
    <w:name w:val="Body Text Indent"/>
    <w:basedOn w:val="Normal"/>
    <w:semiHidden/>
    <w:pPr>
      <w:ind w:firstLine="245"/>
      <w:jc w:val="both"/>
    </w:pPr>
    <w:rPr>
      <w:i/>
      <w:sz w:val="20"/>
    </w:rPr>
  </w:style>
  <w:style w:type="paragraph" w:styleId="BodyTextIndent2">
    <w:name w:val="Body Text Indent 2"/>
    <w:basedOn w:val="Normal"/>
    <w:semiHidden/>
    <w:pPr>
      <w:ind w:firstLine="245"/>
      <w:jc w:val="both"/>
    </w:pPr>
    <w:rPr>
      <w:sz w:val="20"/>
    </w:rPr>
  </w:style>
  <w:style w:type="character" w:styleId="Hyperlink">
    <w:name w:val="Hyperlink"/>
    <w:basedOn w:val="DefaultParagraphFont"/>
    <w:semiHidden/>
    <w:rPr>
      <w:color w:val="0000FF"/>
      <w:u w:val="single"/>
    </w:rPr>
  </w:style>
  <w:style w:type="character" w:styleId="FollowedHyperlink">
    <w:name w:val="FollowedHyperlink"/>
    <w:basedOn w:val="DefaultParagraphFont"/>
    <w:semiHidden/>
    <w:rPr>
      <w:color w:val="800080"/>
      <w:u w:val="single"/>
    </w:rPr>
  </w:style>
  <w:style w:type="paragraph" w:styleId="BodyText">
    <w:name w:val="Body Text"/>
    <w:basedOn w:val="Normal"/>
    <w:semiHidden/>
    <w:pPr>
      <w:jc w:val="center"/>
    </w:pPr>
    <w:rPr>
      <w:b/>
      <w:caps/>
    </w:rPr>
  </w:style>
  <w:style w:type="paragraph" w:styleId="BodyTextIndent3">
    <w:name w:val="Body Text Indent 3"/>
    <w:basedOn w:val="Normal"/>
    <w:semiHidden/>
    <w:pPr>
      <w:ind w:firstLine="270"/>
      <w:jc w:val="both"/>
    </w:pPr>
    <w:rPr>
      <w:sz w:val="20"/>
    </w:rPr>
  </w:style>
  <w:style w:type="paragraph" w:styleId="BlockText">
    <w:name w:val="Block Text"/>
    <w:basedOn w:val="Normal"/>
    <w:semiHidden/>
    <w:pPr>
      <w:spacing w:after="120"/>
      <w:ind w:left="1440" w:right="1440"/>
    </w:pPr>
  </w:style>
  <w:style w:type="paragraph" w:styleId="BodyText2">
    <w:name w:val="Body Text 2"/>
    <w:basedOn w:val="Normal"/>
    <w:semiHidden/>
    <w:pPr>
      <w:spacing w:after="120" w:line="480" w:lineRule="auto"/>
    </w:pPr>
  </w:style>
  <w:style w:type="paragraph" w:styleId="BodyText3">
    <w:name w:val="Body Text 3"/>
    <w:basedOn w:val="Normal"/>
    <w:semiHidden/>
    <w:pPr>
      <w:spacing w:after="120"/>
    </w:pPr>
    <w:rPr>
      <w:sz w:val="16"/>
      <w:szCs w:val="16"/>
    </w:rPr>
  </w:style>
  <w:style w:type="paragraph" w:styleId="BodyTextFirstIndent">
    <w:name w:val="Body Text First Indent"/>
    <w:basedOn w:val="BodyText"/>
    <w:semiHidden/>
    <w:pPr>
      <w:spacing w:after="120"/>
      <w:ind w:firstLine="210"/>
      <w:jc w:val="left"/>
    </w:pPr>
    <w:rPr>
      <w:b w:val="0"/>
      <w:caps w:val="0"/>
    </w:rPr>
  </w:style>
  <w:style w:type="paragraph" w:styleId="BodyTextFirstIndent2">
    <w:name w:val="Body Text First Indent 2"/>
    <w:basedOn w:val="BodyTextIndent"/>
    <w:semiHidden/>
    <w:pPr>
      <w:spacing w:after="120"/>
      <w:ind w:left="360" w:firstLine="210"/>
      <w:jc w:val="left"/>
    </w:pPr>
    <w:rPr>
      <w:i w:val="0"/>
      <w:sz w:val="24"/>
    </w:rPr>
  </w:style>
  <w:style w:type="paragraph" w:styleId="Caption">
    <w:name w:val="caption"/>
    <w:basedOn w:val="Normal"/>
    <w:next w:val="Normal"/>
    <w:qFormat/>
    <w:pPr>
      <w:spacing w:before="120" w:after="120"/>
    </w:pPr>
    <w:rPr>
      <w:b/>
      <w:bCs/>
      <w:sz w:val="20"/>
    </w:rPr>
  </w:style>
  <w:style w:type="paragraph" w:styleId="Closing">
    <w:name w:val="Closing"/>
    <w:basedOn w:val="Normal"/>
    <w:semiHidden/>
    <w:pPr>
      <w:ind w:left="4320"/>
    </w:pPr>
  </w:style>
  <w:style w:type="paragraph" w:styleId="CommentText">
    <w:name w:val="annotation text"/>
    <w:basedOn w:val="Normal"/>
    <w:link w:val="CommentTextChar"/>
    <w:semiHidden/>
    <w:rPr>
      <w:sz w:val="20"/>
    </w:rPr>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emiHidden/>
  </w:style>
  <w:style w:type="paragraph" w:styleId="EndnoteText">
    <w:name w:val="endnote text"/>
    <w:basedOn w:val="Normal"/>
    <w:semiHidden/>
    <w:rPr>
      <w:sz w:val="20"/>
    </w:rPr>
  </w:style>
  <w:style w:type="paragraph" w:styleId="EnvelopeAddress">
    <w:name w:val="envelope address"/>
    <w:basedOn w:val="Normal"/>
    <w:semiHidden/>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semiHidden/>
    <w:rPr>
      <w:rFonts w:ascii="Arial" w:hAnsi="Arial" w:cs="Arial"/>
      <w:sz w:val="20"/>
    </w:rPr>
  </w:style>
  <w:style w:type="paragraph" w:styleId="Footer">
    <w:name w:val="footer"/>
    <w:basedOn w:val="Normal"/>
    <w:semiHidden/>
    <w:pPr>
      <w:tabs>
        <w:tab w:val="center" w:pos="4320"/>
        <w:tab w:val="right" w:pos="8640"/>
      </w:tabs>
    </w:pPr>
  </w:style>
  <w:style w:type="paragraph" w:styleId="FootnoteText">
    <w:name w:val="footnote text"/>
    <w:basedOn w:val="Normal"/>
    <w:semiHidden/>
    <w:rPr>
      <w:sz w:val="20"/>
    </w:rPr>
  </w:style>
  <w:style w:type="paragraph" w:styleId="HTMLAddress">
    <w:name w:val="HTML Address"/>
    <w:basedOn w:val="Normal"/>
    <w:semiHidden/>
    <w:rPr>
      <w:i/>
      <w:iCs/>
    </w:rPr>
  </w:style>
  <w:style w:type="paragraph" w:styleId="HTMLPreformatted">
    <w:name w:val="HTML Preformatted"/>
    <w:basedOn w:val="Normal"/>
    <w:semiHidden/>
    <w:rPr>
      <w:rFonts w:ascii="Courier New" w:hAnsi="Courier New" w:cs="Courier New"/>
      <w:sz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semiHidden/>
    <w:pPr>
      <w:ind w:left="360" w:hanging="360"/>
    </w:pPr>
  </w:style>
  <w:style w:type="paragraph" w:styleId="List2">
    <w:name w:val="List 2"/>
    <w:basedOn w:val="Normal"/>
    <w:semiHidden/>
    <w:pPr>
      <w:ind w:left="720" w:hanging="360"/>
    </w:pPr>
  </w:style>
  <w:style w:type="paragraph" w:styleId="List3">
    <w:name w:val="List 3"/>
    <w:basedOn w:val="Normal"/>
    <w:semiHidden/>
    <w:pPr>
      <w:ind w:left="1080" w:hanging="360"/>
    </w:pPr>
  </w:style>
  <w:style w:type="paragraph" w:styleId="List4">
    <w:name w:val="List 4"/>
    <w:basedOn w:val="Normal"/>
    <w:semiHidden/>
    <w:pPr>
      <w:ind w:left="1440" w:hanging="360"/>
    </w:pPr>
  </w:style>
  <w:style w:type="paragraph" w:styleId="List5">
    <w:name w:val="List 5"/>
    <w:basedOn w:val="Normal"/>
    <w:semiHidden/>
    <w:pPr>
      <w:ind w:left="1800" w:hanging="360"/>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spacing w:after="120"/>
      <w:ind w:left="360"/>
    </w:pPr>
  </w:style>
  <w:style w:type="paragraph" w:styleId="ListContinue2">
    <w:name w:val="List Continue 2"/>
    <w:basedOn w:val="Normal"/>
    <w:semiHidden/>
    <w:pPr>
      <w:spacing w:after="120"/>
      <w:ind w:left="720"/>
    </w:pPr>
  </w:style>
  <w:style w:type="paragraph" w:styleId="ListContinue3">
    <w:name w:val="List Continue 3"/>
    <w:basedOn w:val="Normal"/>
    <w:semiHidden/>
    <w:pPr>
      <w:spacing w:after="120"/>
      <w:ind w:left="1080"/>
    </w:pPr>
  </w:style>
  <w:style w:type="paragraph" w:styleId="ListContinue4">
    <w:name w:val="List Continue 4"/>
    <w:basedOn w:val="Normal"/>
    <w:semiHidden/>
    <w:pPr>
      <w:spacing w:after="120"/>
      <w:ind w:left="1440"/>
    </w:pPr>
  </w:style>
  <w:style w:type="paragraph" w:styleId="ListContinue5">
    <w:name w:val="List Continue 5"/>
    <w:basedOn w:val="Normal"/>
    <w:semiHidden/>
    <w:pPr>
      <w:spacing w:after="120"/>
      <w:ind w:left="1800"/>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Web">
    <w:name w:val="Normal (Web)"/>
    <w:basedOn w:val="Normal"/>
    <w:uiPriority w:val="99"/>
    <w:semiHidden/>
    <w:rPr>
      <w:szCs w:val="24"/>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sz w:val="20"/>
    </w:rPr>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Normal"/>
    <w:qFormat/>
    <w:pPr>
      <w:spacing w:after="60"/>
      <w:jc w:val="center"/>
      <w:outlineLvl w:val="1"/>
    </w:pPr>
    <w:rPr>
      <w:rFonts w:ascii="Arial" w:hAnsi="Arial" w:cs="Arial"/>
      <w:szCs w:val="24"/>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OAHeading">
    <w:name w:val="toa heading"/>
    <w:basedOn w:val="Normal"/>
    <w:next w:val="Normal"/>
    <w:semiHidden/>
    <w:pPr>
      <w:spacing w:before="120"/>
    </w:pPr>
    <w:rPr>
      <w:rFonts w:ascii="Arial" w:hAnsi="Arial" w:cs="Arial"/>
      <w:b/>
      <w:bCs/>
      <w:szCs w:val="24"/>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table" w:styleId="TableGrid">
    <w:name w:val="Table Grid"/>
    <w:basedOn w:val="TableNormal"/>
    <w:uiPriority w:val="59"/>
    <w:rsid w:val="00546F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rsid w:val="00381CD1"/>
  </w:style>
  <w:style w:type="character" w:styleId="CommentReference">
    <w:name w:val="annotation reference"/>
    <w:basedOn w:val="DefaultParagraphFont"/>
    <w:uiPriority w:val="99"/>
    <w:semiHidden/>
    <w:unhideWhenUsed/>
    <w:rsid w:val="006258E4"/>
    <w:rPr>
      <w:sz w:val="18"/>
      <w:szCs w:val="18"/>
    </w:rPr>
  </w:style>
  <w:style w:type="paragraph" w:styleId="CommentSubject">
    <w:name w:val="annotation subject"/>
    <w:basedOn w:val="CommentText"/>
    <w:next w:val="CommentText"/>
    <w:link w:val="CommentSubjectChar"/>
    <w:uiPriority w:val="99"/>
    <w:semiHidden/>
    <w:unhideWhenUsed/>
    <w:rsid w:val="006258E4"/>
    <w:rPr>
      <w:b/>
      <w:bCs/>
    </w:rPr>
  </w:style>
  <w:style w:type="character" w:customStyle="1" w:styleId="CommentTextChar">
    <w:name w:val="Comment Text Char"/>
    <w:basedOn w:val="DefaultParagraphFont"/>
    <w:link w:val="CommentText"/>
    <w:semiHidden/>
    <w:rsid w:val="006258E4"/>
  </w:style>
  <w:style w:type="character" w:customStyle="1" w:styleId="CommentSubjectChar">
    <w:name w:val="Comment Subject Char"/>
    <w:basedOn w:val="CommentTextChar"/>
    <w:link w:val="CommentSubject"/>
    <w:uiPriority w:val="99"/>
    <w:semiHidden/>
    <w:rsid w:val="006258E4"/>
    <w:rPr>
      <w:b/>
      <w:bCs/>
    </w:rPr>
  </w:style>
  <w:style w:type="paragraph" w:styleId="BalloonText">
    <w:name w:val="Balloon Text"/>
    <w:basedOn w:val="Normal"/>
    <w:link w:val="BalloonTextChar"/>
    <w:uiPriority w:val="99"/>
    <w:semiHidden/>
    <w:unhideWhenUsed/>
    <w:rsid w:val="006258E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58E4"/>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88511">
      <w:bodyDiv w:val="1"/>
      <w:marLeft w:val="0"/>
      <w:marRight w:val="0"/>
      <w:marTop w:val="0"/>
      <w:marBottom w:val="0"/>
      <w:divBdr>
        <w:top w:val="none" w:sz="0" w:space="0" w:color="auto"/>
        <w:left w:val="none" w:sz="0" w:space="0" w:color="auto"/>
        <w:bottom w:val="none" w:sz="0" w:space="0" w:color="auto"/>
        <w:right w:val="none" w:sz="0" w:space="0" w:color="auto"/>
      </w:divBdr>
    </w:div>
    <w:div w:id="41175093">
      <w:bodyDiv w:val="1"/>
      <w:marLeft w:val="0"/>
      <w:marRight w:val="0"/>
      <w:marTop w:val="0"/>
      <w:marBottom w:val="0"/>
      <w:divBdr>
        <w:top w:val="none" w:sz="0" w:space="0" w:color="auto"/>
        <w:left w:val="none" w:sz="0" w:space="0" w:color="auto"/>
        <w:bottom w:val="none" w:sz="0" w:space="0" w:color="auto"/>
        <w:right w:val="none" w:sz="0" w:space="0" w:color="auto"/>
      </w:divBdr>
    </w:div>
    <w:div w:id="45034239">
      <w:bodyDiv w:val="1"/>
      <w:marLeft w:val="0"/>
      <w:marRight w:val="0"/>
      <w:marTop w:val="0"/>
      <w:marBottom w:val="0"/>
      <w:divBdr>
        <w:top w:val="none" w:sz="0" w:space="0" w:color="auto"/>
        <w:left w:val="none" w:sz="0" w:space="0" w:color="auto"/>
        <w:bottom w:val="none" w:sz="0" w:space="0" w:color="auto"/>
        <w:right w:val="none" w:sz="0" w:space="0" w:color="auto"/>
      </w:divBdr>
    </w:div>
    <w:div w:id="68504527">
      <w:bodyDiv w:val="1"/>
      <w:marLeft w:val="0"/>
      <w:marRight w:val="0"/>
      <w:marTop w:val="0"/>
      <w:marBottom w:val="0"/>
      <w:divBdr>
        <w:top w:val="none" w:sz="0" w:space="0" w:color="auto"/>
        <w:left w:val="none" w:sz="0" w:space="0" w:color="auto"/>
        <w:bottom w:val="none" w:sz="0" w:space="0" w:color="auto"/>
        <w:right w:val="none" w:sz="0" w:space="0" w:color="auto"/>
      </w:divBdr>
    </w:div>
    <w:div w:id="138308621">
      <w:bodyDiv w:val="1"/>
      <w:marLeft w:val="0"/>
      <w:marRight w:val="0"/>
      <w:marTop w:val="0"/>
      <w:marBottom w:val="0"/>
      <w:divBdr>
        <w:top w:val="none" w:sz="0" w:space="0" w:color="auto"/>
        <w:left w:val="none" w:sz="0" w:space="0" w:color="auto"/>
        <w:bottom w:val="none" w:sz="0" w:space="0" w:color="auto"/>
        <w:right w:val="none" w:sz="0" w:space="0" w:color="auto"/>
      </w:divBdr>
    </w:div>
    <w:div w:id="166017080">
      <w:bodyDiv w:val="1"/>
      <w:marLeft w:val="0"/>
      <w:marRight w:val="0"/>
      <w:marTop w:val="0"/>
      <w:marBottom w:val="0"/>
      <w:divBdr>
        <w:top w:val="none" w:sz="0" w:space="0" w:color="auto"/>
        <w:left w:val="none" w:sz="0" w:space="0" w:color="auto"/>
        <w:bottom w:val="none" w:sz="0" w:space="0" w:color="auto"/>
        <w:right w:val="none" w:sz="0" w:space="0" w:color="auto"/>
      </w:divBdr>
    </w:div>
    <w:div w:id="176235571">
      <w:bodyDiv w:val="1"/>
      <w:marLeft w:val="0"/>
      <w:marRight w:val="0"/>
      <w:marTop w:val="0"/>
      <w:marBottom w:val="0"/>
      <w:divBdr>
        <w:top w:val="none" w:sz="0" w:space="0" w:color="auto"/>
        <w:left w:val="none" w:sz="0" w:space="0" w:color="auto"/>
        <w:bottom w:val="none" w:sz="0" w:space="0" w:color="auto"/>
        <w:right w:val="none" w:sz="0" w:space="0" w:color="auto"/>
      </w:divBdr>
    </w:div>
    <w:div w:id="227956249">
      <w:bodyDiv w:val="1"/>
      <w:marLeft w:val="0"/>
      <w:marRight w:val="0"/>
      <w:marTop w:val="0"/>
      <w:marBottom w:val="0"/>
      <w:divBdr>
        <w:top w:val="none" w:sz="0" w:space="0" w:color="auto"/>
        <w:left w:val="none" w:sz="0" w:space="0" w:color="auto"/>
        <w:bottom w:val="none" w:sz="0" w:space="0" w:color="auto"/>
        <w:right w:val="none" w:sz="0" w:space="0" w:color="auto"/>
      </w:divBdr>
    </w:div>
    <w:div w:id="270288867">
      <w:bodyDiv w:val="1"/>
      <w:marLeft w:val="0"/>
      <w:marRight w:val="0"/>
      <w:marTop w:val="0"/>
      <w:marBottom w:val="0"/>
      <w:divBdr>
        <w:top w:val="none" w:sz="0" w:space="0" w:color="auto"/>
        <w:left w:val="none" w:sz="0" w:space="0" w:color="auto"/>
        <w:bottom w:val="none" w:sz="0" w:space="0" w:color="auto"/>
        <w:right w:val="none" w:sz="0" w:space="0" w:color="auto"/>
      </w:divBdr>
    </w:div>
    <w:div w:id="284166879">
      <w:bodyDiv w:val="1"/>
      <w:marLeft w:val="0"/>
      <w:marRight w:val="0"/>
      <w:marTop w:val="0"/>
      <w:marBottom w:val="0"/>
      <w:divBdr>
        <w:top w:val="none" w:sz="0" w:space="0" w:color="auto"/>
        <w:left w:val="none" w:sz="0" w:space="0" w:color="auto"/>
        <w:bottom w:val="none" w:sz="0" w:space="0" w:color="auto"/>
        <w:right w:val="none" w:sz="0" w:space="0" w:color="auto"/>
      </w:divBdr>
    </w:div>
    <w:div w:id="306593558">
      <w:bodyDiv w:val="1"/>
      <w:marLeft w:val="0"/>
      <w:marRight w:val="0"/>
      <w:marTop w:val="0"/>
      <w:marBottom w:val="0"/>
      <w:divBdr>
        <w:top w:val="none" w:sz="0" w:space="0" w:color="auto"/>
        <w:left w:val="none" w:sz="0" w:space="0" w:color="auto"/>
        <w:bottom w:val="none" w:sz="0" w:space="0" w:color="auto"/>
        <w:right w:val="none" w:sz="0" w:space="0" w:color="auto"/>
      </w:divBdr>
    </w:div>
    <w:div w:id="341469747">
      <w:bodyDiv w:val="1"/>
      <w:marLeft w:val="0"/>
      <w:marRight w:val="0"/>
      <w:marTop w:val="0"/>
      <w:marBottom w:val="0"/>
      <w:divBdr>
        <w:top w:val="none" w:sz="0" w:space="0" w:color="auto"/>
        <w:left w:val="none" w:sz="0" w:space="0" w:color="auto"/>
        <w:bottom w:val="none" w:sz="0" w:space="0" w:color="auto"/>
        <w:right w:val="none" w:sz="0" w:space="0" w:color="auto"/>
      </w:divBdr>
    </w:div>
    <w:div w:id="365562734">
      <w:bodyDiv w:val="1"/>
      <w:marLeft w:val="0"/>
      <w:marRight w:val="0"/>
      <w:marTop w:val="0"/>
      <w:marBottom w:val="0"/>
      <w:divBdr>
        <w:top w:val="none" w:sz="0" w:space="0" w:color="auto"/>
        <w:left w:val="none" w:sz="0" w:space="0" w:color="auto"/>
        <w:bottom w:val="none" w:sz="0" w:space="0" w:color="auto"/>
        <w:right w:val="none" w:sz="0" w:space="0" w:color="auto"/>
      </w:divBdr>
    </w:div>
    <w:div w:id="388305773">
      <w:bodyDiv w:val="1"/>
      <w:marLeft w:val="0"/>
      <w:marRight w:val="0"/>
      <w:marTop w:val="0"/>
      <w:marBottom w:val="0"/>
      <w:divBdr>
        <w:top w:val="none" w:sz="0" w:space="0" w:color="auto"/>
        <w:left w:val="none" w:sz="0" w:space="0" w:color="auto"/>
        <w:bottom w:val="none" w:sz="0" w:space="0" w:color="auto"/>
        <w:right w:val="none" w:sz="0" w:space="0" w:color="auto"/>
      </w:divBdr>
    </w:div>
    <w:div w:id="484902862">
      <w:bodyDiv w:val="1"/>
      <w:marLeft w:val="0"/>
      <w:marRight w:val="0"/>
      <w:marTop w:val="0"/>
      <w:marBottom w:val="0"/>
      <w:divBdr>
        <w:top w:val="none" w:sz="0" w:space="0" w:color="auto"/>
        <w:left w:val="none" w:sz="0" w:space="0" w:color="auto"/>
        <w:bottom w:val="none" w:sz="0" w:space="0" w:color="auto"/>
        <w:right w:val="none" w:sz="0" w:space="0" w:color="auto"/>
      </w:divBdr>
    </w:div>
    <w:div w:id="491987926">
      <w:bodyDiv w:val="1"/>
      <w:marLeft w:val="0"/>
      <w:marRight w:val="0"/>
      <w:marTop w:val="0"/>
      <w:marBottom w:val="0"/>
      <w:divBdr>
        <w:top w:val="none" w:sz="0" w:space="0" w:color="auto"/>
        <w:left w:val="none" w:sz="0" w:space="0" w:color="auto"/>
        <w:bottom w:val="none" w:sz="0" w:space="0" w:color="auto"/>
        <w:right w:val="none" w:sz="0" w:space="0" w:color="auto"/>
      </w:divBdr>
    </w:div>
    <w:div w:id="699939275">
      <w:bodyDiv w:val="1"/>
      <w:marLeft w:val="0"/>
      <w:marRight w:val="0"/>
      <w:marTop w:val="0"/>
      <w:marBottom w:val="0"/>
      <w:divBdr>
        <w:top w:val="none" w:sz="0" w:space="0" w:color="auto"/>
        <w:left w:val="none" w:sz="0" w:space="0" w:color="auto"/>
        <w:bottom w:val="none" w:sz="0" w:space="0" w:color="auto"/>
        <w:right w:val="none" w:sz="0" w:space="0" w:color="auto"/>
      </w:divBdr>
    </w:div>
    <w:div w:id="758986781">
      <w:bodyDiv w:val="1"/>
      <w:marLeft w:val="0"/>
      <w:marRight w:val="0"/>
      <w:marTop w:val="0"/>
      <w:marBottom w:val="0"/>
      <w:divBdr>
        <w:top w:val="none" w:sz="0" w:space="0" w:color="auto"/>
        <w:left w:val="none" w:sz="0" w:space="0" w:color="auto"/>
        <w:bottom w:val="none" w:sz="0" w:space="0" w:color="auto"/>
        <w:right w:val="none" w:sz="0" w:space="0" w:color="auto"/>
      </w:divBdr>
    </w:div>
    <w:div w:id="778330990">
      <w:bodyDiv w:val="1"/>
      <w:marLeft w:val="0"/>
      <w:marRight w:val="0"/>
      <w:marTop w:val="0"/>
      <w:marBottom w:val="0"/>
      <w:divBdr>
        <w:top w:val="none" w:sz="0" w:space="0" w:color="auto"/>
        <w:left w:val="none" w:sz="0" w:space="0" w:color="auto"/>
        <w:bottom w:val="none" w:sz="0" w:space="0" w:color="auto"/>
        <w:right w:val="none" w:sz="0" w:space="0" w:color="auto"/>
      </w:divBdr>
    </w:div>
    <w:div w:id="815494982">
      <w:bodyDiv w:val="1"/>
      <w:marLeft w:val="0"/>
      <w:marRight w:val="0"/>
      <w:marTop w:val="0"/>
      <w:marBottom w:val="0"/>
      <w:divBdr>
        <w:top w:val="none" w:sz="0" w:space="0" w:color="auto"/>
        <w:left w:val="none" w:sz="0" w:space="0" w:color="auto"/>
        <w:bottom w:val="none" w:sz="0" w:space="0" w:color="auto"/>
        <w:right w:val="none" w:sz="0" w:space="0" w:color="auto"/>
      </w:divBdr>
    </w:div>
    <w:div w:id="848520155">
      <w:bodyDiv w:val="1"/>
      <w:marLeft w:val="0"/>
      <w:marRight w:val="0"/>
      <w:marTop w:val="0"/>
      <w:marBottom w:val="0"/>
      <w:divBdr>
        <w:top w:val="none" w:sz="0" w:space="0" w:color="auto"/>
        <w:left w:val="none" w:sz="0" w:space="0" w:color="auto"/>
        <w:bottom w:val="none" w:sz="0" w:space="0" w:color="auto"/>
        <w:right w:val="none" w:sz="0" w:space="0" w:color="auto"/>
      </w:divBdr>
    </w:div>
    <w:div w:id="949699762">
      <w:bodyDiv w:val="1"/>
      <w:marLeft w:val="0"/>
      <w:marRight w:val="0"/>
      <w:marTop w:val="0"/>
      <w:marBottom w:val="0"/>
      <w:divBdr>
        <w:top w:val="none" w:sz="0" w:space="0" w:color="auto"/>
        <w:left w:val="none" w:sz="0" w:space="0" w:color="auto"/>
        <w:bottom w:val="none" w:sz="0" w:space="0" w:color="auto"/>
        <w:right w:val="none" w:sz="0" w:space="0" w:color="auto"/>
      </w:divBdr>
    </w:div>
    <w:div w:id="1015303072">
      <w:bodyDiv w:val="1"/>
      <w:marLeft w:val="0"/>
      <w:marRight w:val="0"/>
      <w:marTop w:val="0"/>
      <w:marBottom w:val="0"/>
      <w:divBdr>
        <w:top w:val="none" w:sz="0" w:space="0" w:color="auto"/>
        <w:left w:val="none" w:sz="0" w:space="0" w:color="auto"/>
        <w:bottom w:val="none" w:sz="0" w:space="0" w:color="auto"/>
        <w:right w:val="none" w:sz="0" w:space="0" w:color="auto"/>
      </w:divBdr>
    </w:div>
    <w:div w:id="1021007221">
      <w:bodyDiv w:val="1"/>
      <w:marLeft w:val="0"/>
      <w:marRight w:val="0"/>
      <w:marTop w:val="0"/>
      <w:marBottom w:val="0"/>
      <w:divBdr>
        <w:top w:val="none" w:sz="0" w:space="0" w:color="auto"/>
        <w:left w:val="none" w:sz="0" w:space="0" w:color="auto"/>
        <w:bottom w:val="none" w:sz="0" w:space="0" w:color="auto"/>
        <w:right w:val="none" w:sz="0" w:space="0" w:color="auto"/>
      </w:divBdr>
    </w:div>
    <w:div w:id="1058086233">
      <w:bodyDiv w:val="1"/>
      <w:marLeft w:val="0"/>
      <w:marRight w:val="0"/>
      <w:marTop w:val="0"/>
      <w:marBottom w:val="0"/>
      <w:divBdr>
        <w:top w:val="none" w:sz="0" w:space="0" w:color="auto"/>
        <w:left w:val="none" w:sz="0" w:space="0" w:color="auto"/>
        <w:bottom w:val="none" w:sz="0" w:space="0" w:color="auto"/>
        <w:right w:val="none" w:sz="0" w:space="0" w:color="auto"/>
      </w:divBdr>
    </w:div>
    <w:div w:id="1098864398">
      <w:bodyDiv w:val="1"/>
      <w:marLeft w:val="0"/>
      <w:marRight w:val="0"/>
      <w:marTop w:val="0"/>
      <w:marBottom w:val="0"/>
      <w:divBdr>
        <w:top w:val="none" w:sz="0" w:space="0" w:color="auto"/>
        <w:left w:val="none" w:sz="0" w:space="0" w:color="auto"/>
        <w:bottom w:val="none" w:sz="0" w:space="0" w:color="auto"/>
        <w:right w:val="none" w:sz="0" w:space="0" w:color="auto"/>
      </w:divBdr>
    </w:div>
    <w:div w:id="1103455781">
      <w:bodyDiv w:val="1"/>
      <w:marLeft w:val="0"/>
      <w:marRight w:val="0"/>
      <w:marTop w:val="0"/>
      <w:marBottom w:val="0"/>
      <w:divBdr>
        <w:top w:val="none" w:sz="0" w:space="0" w:color="auto"/>
        <w:left w:val="none" w:sz="0" w:space="0" w:color="auto"/>
        <w:bottom w:val="none" w:sz="0" w:space="0" w:color="auto"/>
        <w:right w:val="none" w:sz="0" w:space="0" w:color="auto"/>
      </w:divBdr>
    </w:div>
    <w:div w:id="1139690479">
      <w:bodyDiv w:val="1"/>
      <w:marLeft w:val="0"/>
      <w:marRight w:val="0"/>
      <w:marTop w:val="0"/>
      <w:marBottom w:val="0"/>
      <w:divBdr>
        <w:top w:val="none" w:sz="0" w:space="0" w:color="auto"/>
        <w:left w:val="none" w:sz="0" w:space="0" w:color="auto"/>
        <w:bottom w:val="none" w:sz="0" w:space="0" w:color="auto"/>
        <w:right w:val="none" w:sz="0" w:space="0" w:color="auto"/>
      </w:divBdr>
    </w:div>
    <w:div w:id="1172834288">
      <w:bodyDiv w:val="1"/>
      <w:marLeft w:val="0"/>
      <w:marRight w:val="0"/>
      <w:marTop w:val="0"/>
      <w:marBottom w:val="0"/>
      <w:divBdr>
        <w:top w:val="none" w:sz="0" w:space="0" w:color="auto"/>
        <w:left w:val="none" w:sz="0" w:space="0" w:color="auto"/>
        <w:bottom w:val="none" w:sz="0" w:space="0" w:color="auto"/>
        <w:right w:val="none" w:sz="0" w:space="0" w:color="auto"/>
      </w:divBdr>
    </w:div>
    <w:div w:id="1183669794">
      <w:bodyDiv w:val="1"/>
      <w:marLeft w:val="0"/>
      <w:marRight w:val="0"/>
      <w:marTop w:val="0"/>
      <w:marBottom w:val="0"/>
      <w:divBdr>
        <w:top w:val="none" w:sz="0" w:space="0" w:color="auto"/>
        <w:left w:val="none" w:sz="0" w:space="0" w:color="auto"/>
        <w:bottom w:val="none" w:sz="0" w:space="0" w:color="auto"/>
        <w:right w:val="none" w:sz="0" w:space="0" w:color="auto"/>
      </w:divBdr>
    </w:div>
    <w:div w:id="1194880212">
      <w:bodyDiv w:val="1"/>
      <w:marLeft w:val="0"/>
      <w:marRight w:val="0"/>
      <w:marTop w:val="0"/>
      <w:marBottom w:val="0"/>
      <w:divBdr>
        <w:top w:val="none" w:sz="0" w:space="0" w:color="auto"/>
        <w:left w:val="none" w:sz="0" w:space="0" w:color="auto"/>
        <w:bottom w:val="none" w:sz="0" w:space="0" w:color="auto"/>
        <w:right w:val="none" w:sz="0" w:space="0" w:color="auto"/>
      </w:divBdr>
    </w:div>
    <w:div w:id="1245644434">
      <w:bodyDiv w:val="1"/>
      <w:marLeft w:val="0"/>
      <w:marRight w:val="0"/>
      <w:marTop w:val="0"/>
      <w:marBottom w:val="0"/>
      <w:divBdr>
        <w:top w:val="none" w:sz="0" w:space="0" w:color="auto"/>
        <w:left w:val="none" w:sz="0" w:space="0" w:color="auto"/>
        <w:bottom w:val="none" w:sz="0" w:space="0" w:color="auto"/>
        <w:right w:val="none" w:sz="0" w:space="0" w:color="auto"/>
      </w:divBdr>
    </w:div>
    <w:div w:id="1268460365">
      <w:bodyDiv w:val="1"/>
      <w:marLeft w:val="0"/>
      <w:marRight w:val="0"/>
      <w:marTop w:val="0"/>
      <w:marBottom w:val="0"/>
      <w:divBdr>
        <w:top w:val="none" w:sz="0" w:space="0" w:color="auto"/>
        <w:left w:val="none" w:sz="0" w:space="0" w:color="auto"/>
        <w:bottom w:val="none" w:sz="0" w:space="0" w:color="auto"/>
        <w:right w:val="none" w:sz="0" w:space="0" w:color="auto"/>
      </w:divBdr>
    </w:div>
    <w:div w:id="1304039679">
      <w:bodyDiv w:val="1"/>
      <w:marLeft w:val="0"/>
      <w:marRight w:val="0"/>
      <w:marTop w:val="0"/>
      <w:marBottom w:val="0"/>
      <w:divBdr>
        <w:top w:val="none" w:sz="0" w:space="0" w:color="auto"/>
        <w:left w:val="none" w:sz="0" w:space="0" w:color="auto"/>
        <w:bottom w:val="none" w:sz="0" w:space="0" w:color="auto"/>
        <w:right w:val="none" w:sz="0" w:space="0" w:color="auto"/>
      </w:divBdr>
    </w:div>
    <w:div w:id="1329209306">
      <w:bodyDiv w:val="1"/>
      <w:marLeft w:val="0"/>
      <w:marRight w:val="0"/>
      <w:marTop w:val="0"/>
      <w:marBottom w:val="0"/>
      <w:divBdr>
        <w:top w:val="none" w:sz="0" w:space="0" w:color="auto"/>
        <w:left w:val="none" w:sz="0" w:space="0" w:color="auto"/>
        <w:bottom w:val="none" w:sz="0" w:space="0" w:color="auto"/>
        <w:right w:val="none" w:sz="0" w:space="0" w:color="auto"/>
      </w:divBdr>
    </w:div>
    <w:div w:id="1379814021">
      <w:bodyDiv w:val="1"/>
      <w:marLeft w:val="0"/>
      <w:marRight w:val="0"/>
      <w:marTop w:val="0"/>
      <w:marBottom w:val="0"/>
      <w:divBdr>
        <w:top w:val="none" w:sz="0" w:space="0" w:color="auto"/>
        <w:left w:val="none" w:sz="0" w:space="0" w:color="auto"/>
        <w:bottom w:val="none" w:sz="0" w:space="0" w:color="auto"/>
        <w:right w:val="none" w:sz="0" w:space="0" w:color="auto"/>
      </w:divBdr>
    </w:div>
    <w:div w:id="1438057134">
      <w:bodyDiv w:val="1"/>
      <w:marLeft w:val="0"/>
      <w:marRight w:val="0"/>
      <w:marTop w:val="0"/>
      <w:marBottom w:val="0"/>
      <w:divBdr>
        <w:top w:val="none" w:sz="0" w:space="0" w:color="auto"/>
        <w:left w:val="none" w:sz="0" w:space="0" w:color="auto"/>
        <w:bottom w:val="none" w:sz="0" w:space="0" w:color="auto"/>
        <w:right w:val="none" w:sz="0" w:space="0" w:color="auto"/>
      </w:divBdr>
    </w:div>
    <w:div w:id="1452019536">
      <w:bodyDiv w:val="1"/>
      <w:marLeft w:val="0"/>
      <w:marRight w:val="0"/>
      <w:marTop w:val="0"/>
      <w:marBottom w:val="0"/>
      <w:divBdr>
        <w:top w:val="none" w:sz="0" w:space="0" w:color="auto"/>
        <w:left w:val="none" w:sz="0" w:space="0" w:color="auto"/>
        <w:bottom w:val="none" w:sz="0" w:space="0" w:color="auto"/>
        <w:right w:val="none" w:sz="0" w:space="0" w:color="auto"/>
      </w:divBdr>
    </w:div>
    <w:div w:id="1489635405">
      <w:bodyDiv w:val="1"/>
      <w:marLeft w:val="0"/>
      <w:marRight w:val="0"/>
      <w:marTop w:val="0"/>
      <w:marBottom w:val="0"/>
      <w:divBdr>
        <w:top w:val="none" w:sz="0" w:space="0" w:color="auto"/>
        <w:left w:val="none" w:sz="0" w:space="0" w:color="auto"/>
        <w:bottom w:val="none" w:sz="0" w:space="0" w:color="auto"/>
        <w:right w:val="none" w:sz="0" w:space="0" w:color="auto"/>
      </w:divBdr>
    </w:div>
    <w:div w:id="1549419582">
      <w:bodyDiv w:val="1"/>
      <w:marLeft w:val="0"/>
      <w:marRight w:val="0"/>
      <w:marTop w:val="0"/>
      <w:marBottom w:val="0"/>
      <w:divBdr>
        <w:top w:val="none" w:sz="0" w:space="0" w:color="auto"/>
        <w:left w:val="none" w:sz="0" w:space="0" w:color="auto"/>
        <w:bottom w:val="none" w:sz="0" w:space="0" w:color="auto"/>
        <w:right w:val="none" w:sz="0" w:space="0" w:color="auto"/>
      </w:divBdr>
    </w:div>
    <w:div w:id="1553690878">
      <w:bodyDiv w:val="1"/>
      <w:marLeft w:val="0"/>
      <w:marRight w:val="0"/>
      <w:marTop w:val="0"/>
      <w:marBottom w:val="0"/>
      <w:divBdr>
        <w:top w:val="none" w:sz="0" w:space="0" w:color="auto"/>
        <w:left w:val="none" w:sz="0" w:space="0" w:color="auto"/>
        <w:bottom w:val="none" w:sz="0" w:space="0" w:color="auto"/>
        <w:right w:val="none" w:sz="0" w:space="0" w:color="auto"/>
      </w:divBdr>
    </w:div>
    <w:div w:id="1558278713">
      <w:bodyDiv w:val="1"/>
      <w:marLeft w:val="0"/>
      <w:marRight w:val="0"/>
      <w:marTop w:val="0"/>
      <w:marBottom w:val="0"/>
      <w:divBdr>
        <w:top w:val="none" w:sz="0" w:space="0" w:color="auto"/>
        <w:left w:val="none" w:sz="0" w:space="0" w:color="auto"/>
        <w:bottom w:val="none" w:sz="0" w:space="0" w:color="auto"/>
        <w:right w:val="none" w:sz="0" w:space="0" w:color="auto"/>
      </w:divBdr>
    </w:div>
    <w:div w:id="1560751439">
      <w:bodyDiv w:val="1"/>
      <w:marLeft w:val="0"/>
      <w:marRight w:val="0"/>
      <w:marTop w:val="0"/>
      <w:marBottom w:val="0"/>
      <w:divBdr>
        <w:top w:val="none" w:sz="0" w:space="0" w:color="auto"/>
        <w:left w:val="none" w:sz="0" w:space="0" w:color="auto"/>
        <w:bottom w:val="none" w:sz="0" w:space="0" w:color="auto"/>
        <w:right w:val="none" w:sz="0" w:space="0" w:color="auto"/>
      </w:divBdr>
    </w:div>
    <w:div w:id="1602880815">
      <w:bodyDiv w:val="1"/>
      <w:marLeft w:val="0"/>
      <w:marRight w:val="0"/>
      <w:marTop w:val="0"/>
      <w:marBottom w:val="0"/>
      <w:divBdr>
        <w:top w:val="none" w:sz="0" w:space="0" w:color="auto"/>
        <w:left w:val="none" w:sz="0" w:space="0" w:color="auto"/>
        <w:bottom w:val="none" w:sz="0" w:space="0" w:color="auto"/>
        <w:right w:val="none" w:sz="0" w:space="0" w:color="auto"/>
      </w:divBdr>
    </w:div>
    <w:div w:id="1621181442">
      <w:bodyDiv w:val="1"/>
      <w:marLeft w:val="0"/>
      <w:marRight w:val="0"/>
      <w:marTop w:val="0"/>
      <w:marBottom w:val="0"/>
      <w:divBdr>
        <w:top w:val="none" w:sz="0" w:space="0" w:color="auto"/>
        <w:left w:val="none" w:sz="0" w:space="0" w:color="auto"/>
        <w:bottom w:val="none" w:sz="0" w:space="0" w:color="auto"/>
        <w:right w:val="none" w:sz="0" w:space="0" w:color="auto"/>
      </w:divBdr>
    </w:div>
    <w:div w:id="1710953823">
      <w:bodyDiv w:val="1"/>
      <w:marLeft w:val="0"/>
      <w:marRight w:val="0"/>
      <w:marTop w:val="0"/>
      <w:marBottom w:val="0"/>
      <w:divBdr>
        <w:top w:val="none" w:sz="0" w:space="0" w:color="auto"/>
        <w:left w:val="none" w:sz="0" w:space="0" w:color="auto"/>
        <w:bottom w:val="none" w:sz="0" w:space="0" w:color="auto"/>
        <w:right w:val="none" w:sz="0" w:space="0" w:color="auto"/>
      </w:divBdr>
    </w:div>
    <w:div w:id="1730613045">
      <w:bodyDiv w:val="1"/>
      <w:marLeft w:val="0"/>
      <w:marRight w:val="0"/>
      <w:marTop w:val="0"/>
      <w:marBottom w:val="0"/>
      <w:divBdr>
        <w:top w:val="none" w:sz="0" w:space="0" w:color="auto"/>
        <w:left w:val="none" w:sz="0" w:space="0" w:color="auto"/>
        <w:bottom w:val="none" w:sz="0" w:space="0" w:color="auto"/>
        <w:right w:val="none" w:sz="0" w:space="0" w:color="auto"/>
      </w:divBdr>
    </w:div>
    <w:div w:id="1797676200">
      <w:bodyDiv w:val="1"/>
      <w:marLeft w:val="0"/>
      <w:marRight w:val="0"/>
      <w:marTop w:val="0"/>
      <w:marBottom w:val="0"/>
      <w:divBdr>
        <w:top w:val="none" w:sz="0" w:space="0" w:color="auto"/>
        <w:left w:val="none" w:sz="0" w:space="0" w:color="auto"/>
        <w:bottom w:val="none" w:sz="0" w:space="0" w:color="auto"/>
        <w:right w:val="none" w:sz="0" w:space="0" w:color="auto"/>
      </w:divBdr>
    </w:div>
    <w:div w:id="1831483867">
      <w:bodyDiv w:val="1"/>
      <w:marLeft w:val="0"/>
      <w:marRight w:val="0"/>
      <w:marTop w:val="0"/>
      <w:marBottom w:val="0"/>
      <w:divBdr>
        <w:top w:val="none" w:sz="0" w:space="0" w:color="auto"/>
        <w:left w:val="none" w:sz="0" w:space="0" w:color="auto"/>
        <w:bottom w:val="none" w:sz="0" w:space="0" w:color="auto"/>
        <w:right w:val="none" w:sz="0" w:space="0" w:color="auto"/>
      </w:divBdr>
    </w:div>
    <w:div w:id="1839467735">
      <w:bodyDiv w:val="1"/>
      <w:marLeft w:val="0"/>
      <w:marRight w:val="0"/>
      <w:marTop w:val="0"/>
      <w:marBottom w:val="0"/>
      <w:divBdr>
        <w:top w:val="none" w:sz="0" w:space="0" w:color="auto"/>
        <w:left w:val="none" w:sz="0" w:space="0" w:color="auto"/>
        <w:bottom w:val="none" w:sz="0" w:space="0" w:color="auto"/>
        <w:right w:val="none" w:sz="0" w:space="0" w:color="auto"/>
      </w:divBdr>
    </w:div>
    <w:div w:id="205608112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hyperlink" Target="http://aammango.pramod.ninja" TargetMode="External"/><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hyperlink" Target="http://aammango.pramod.ninja"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aammango.pramod.ninja" TargetMode="Externa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image" Target="media/image2.png"/><Relationship Id="rId12" Type="http://schemas.openxmlformats.org/officeDocument/2006/relationships/comments" Target="comments.xml"/><Relationship Id="rId13" Type="http://schemas.openxmlformats.org/officeDocument/2006/relationships/hyperlink" Target="http://github.com/pramodsum/AamMango" TargetMode="Externa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632E66-8531-AA4F-AA1C-5856C286F4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9</Pages>
  <Words>4284</Words>
  <Characters>24423</Characters>
  <Application>Microsoft Macintosh Word</Application>
  <DocSecurity>0</DocSecurity>
  <Lines>203</Lines>
  <Paragraphs>57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Author Guidelines for 8</vt:lpstr>
      <vt:lpstr>Author Guidelines for 8</vt:lpstr>
    </vt:vector>
  </TitlesOfParts>
  <Company>IEEE Computer Society</Company>
  <LinksUpToDate>false</LinksUpToDate>
  <CharactersWithSpaces>28650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Guidelines for 8</dc:title>
  <dc:creator>foobar</dc:creator>
  <cp:lastModifiedBy>Sumedha Pramod</cp:lastModifiedBy>
  <cp:revision>252</cp:revision>
  <cp:lastPrinted>2000-05-02T22:54:00Z</cp:lastPrinted>
  <dcterms:created xsi:type="dcterms:W3CDTF">2014-12-09T21:12:00Z</dcterms:created>
  <dcterms:modified xsi:type="dcterms:W3CDTF">2014-12-18T16:08:00Z</dcterms:modified>
</cp:coreProperties>
</file>